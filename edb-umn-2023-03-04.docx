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09F54" w14:textId="0133D6AC" w:rsidR="00295A3D" w:rsidRDefault="00BD08BD" w:rsidP="00C622CB">
      <w:pPr>
        <w:pStyle w:val="Formatvorlage"/>
        <w:sectPr w:rsidR="00295A3D" w:rsidSect="00E438A6">
          <w:footerReference w:type="default" r:id="rId9"/>
          <w:footerReference w:type="first" r:id="rId10"/>
          <w:type w:val="continuous"/>
          <w:pgSz w:w="11900" w:h="16840"/>
          <w:pgMar w:top="595" w:right="595" w:bottom="1247" w:left="1769" w:header="595" w:footer="595" w:gutter="0"/>
          <w:cols w:space="708"/>
          <w:titlePg/>
        </w:sectPr>
      </w:pPr>
      <w:bookmarkStart w:id="0" w:name="_GoBack"/>
      <w:bookmarkEnd w:id="0"/>
      <w:r>
        <w:rPr>
          <w:noProof/>
          <w:lang w:val="hu-HU" w:eastAsia="hu-HU"/>
        </w:rPr>
        <w:drawing>
          <wp:anchor distT="0" distB="0" distL="114300" distR="114300" simplePos="0" relativeHeight="251662335" behindDoc="1" locked="0" layoutInCell="1" allowOverlap="1" wp14:anchorId="00671320" wp14:editId="371328F2">
            <wp:simplePos x="0" y="0"/>
            <wp:positionH relativeFrom="page">
              <wp:posOffset>360058</wp:posOffset>
            </wp:positionH>
            <wp:positionV relativeFrom="page">
              <wp:posOffset>361950</wp:posOffset>
            </wp:positionV>
            <wp:extent cx="6838125" cy="8892000"/>
            <wp:effectExtent l="0" t="0" r="1270" b="4445"/>
            <wp:wrapNone/>
            <wp:docPr id="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38125" cy="889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629B">
        <w:rPr>
          <w:noProof/>
          <w:lang w:val="hu-HU" w:eastAsia="hu-HU"/>
        </w:rPr>
        <mc:AlternateContent>
          <mc:Choice Requires="wps">
            <w:drawing>
              <wp:anchor distT="0" distB="0" distL="114300" distR="114300" simplePos="0" relativeHeight="251676672" behindDoc="0" locked="0" layoutInCell="1" allowOverlap="1" wp14:anchorId="651A1448" wp14:editId="616CE1F4">
                <wp:simplePos x="0" y="0"/>
                <wp:positionH relativeFrom="page">
                  <wp:posOffset>358775</wp:posOffset>
                </wp:positionH>
                <wp:positionV relativeFrom="paragraph">
                  <wp:posOffset>5482590</wp:posOffset>
                </wp:positionV>
                <wp:extent cx="6839585" cy="471170"/>
                <wp:effectExtent l="0" t="0" r="0" b="5080"/>
                <wp:wrapNone/>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39585" cy="471170"/>
                        </a:xfrm>
                        <a:prstGeom prst="rect">
                          <a:avLst/>
                        </a:prstGeom>
                        <a:solidFill>
                          <a:srgbClr val="E10074">
                            <a:alpha val="70000"/>
                          </a:srgbClr>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4A7EAA46" id="Rectangle 2" o:spid="_x0000_s1026" style="position:absolute;margin-left:28.25pt;margin-top:431.7pt;width:538.55pt;height:37.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" fillcolor="#e10074" stroked="f">
                <v:fill opacity="46003f"/>
                <w10:wrap anchorx="page"/>
              </v:rect>
            </w:pict>
          </mc:Fallback>
        </mc:AlternateContent>
      </w:r>
      <w:r w:rsidR="00F64D72">
        <w:rPr>
          <w:noProof/>
          <w:lang w:val="hu-HU" w:eastAsia="hu-HU"/>
        </w:rPr>
        <mc:AlternateContent>
          <mc:Choice Requires="wps">
            <w:drawing>
              <wp:anchor distT="0" distB="0" distL="114300" distR="114300" simplePos="0" relativeHeight="251663360" behindDoc="0" locked="0" layoutInCell="1" allowOverlap="1" wp14:anchorId="05697A18" wp14:editId="6DC39E13">
                <wp:simplePos x="0" y="0"/>
                <wp:positionH relativeFrom="page">
                  <wp:posOffset>360045</wp:posOffset>
                </wp:positionH>
                <wp:positionV relativeFrom="page">
                  <wp:posOffset>6322060</wp:posOffset>
                </wp:positionV>
                <wp:extent cx="6840220" cy="2926715"/>
                <wp:effectExtent l="0" t="0" r="0" b="0"/>
                <wp:wrapNone/>
                <wp:docPr id="35" name="Rechtec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0220" cy="2926715"/>
                        </a:xfrm>
                        <a:prstGeom prst="rect">
                          <a:avLst/>
                        </a:prstGeom>
                        <a:solidFill>
                          <a:srgbClr val="E20074"/>
                        </a:solidFill>
                        <a:ln w="25400" cap="flat" cmpd="sng" algn="ctr">
                          <a:noFill/>
                          <a:prstDash val="solid"/>
                        </a:ln>
                        <a:effectLst/>
                      </wps:spPr>
                      <wps:txbx>
                        <w:txbxContent>
                          <w:sdt>
                            <w:sdtPr>
                              <w:rPr>
                                <w:spacing w:val="-10"/>
                              </w:rPr>
                              <w:alias w:val="Title"/>
                              <w:tag w:val=""/>
                              <w:id w:val="-314966565"/>
                              <w:lock w:val="sdtLocked"/>
                              <w:placeholder>
                                <w:docPart w:val="74A4D77E7BDA443F8D2ED74D48A1569D"/>
                              </w:placeholder>
                              <w:dataBinding w:prefixMappings="xmlns:ns0='http://purl.org/dc/elements/1.1/' xmlns:ns1='http://schemas.openxmlformats.org/package/2006/metadata/core-properties' " w:xpath="/ns1:coreProperties[1]/ns0:title[1]" w:storeItemID="{6C3C8BC8-F283-45AE-878A-BAB7291924A1}"/>
                              <w:text/>
                            </w:sdtPr>
                            <w:sdtEndPr/>
                            <w:sdtContent>
                              <w:p w14:paraId="070DAF17" w14:textId="6E60C38E" w:rsidR="0021719B" w:rsidRPr="00030EBB" w:rsidRDefault="0021719B" w:rsidP="00D75C16">
                                <w:pPr>
                                  <w:pStyle w:val="Title"/>
                                  <w:rPr>
                                    <w:spacing w:val="-10"/>
                                  </w:rPr>
                                </w:pPr>
                                <w:r>
                                  <w:rPr>
                                    <w:spacing w:val="-10"/>
                                  </w:rPr>
                                  <w:t>Enterprise Dashboard</w:t>
                                </w:r>
                              </w:p>
                            </w:sdtContent>
                          </w:sdt>
                          <w:sdt>
                            <w:sdtPr>
                              <w:rPr>
                                <w:spacing w:val="-10"/>
                              </w:rPr>
                              <w:alias w:val="Subject"/>
                              <w:tag w:val=""/>
                              <w:id w:val="672377380"/>
                              <w:lock w:val="sdtLocked"/>
                              <w:placeholder>
                                <w:docPart w:val="94B57C61246B4748BE3F2BE292D1CE94"/>
                              </w:placeholder>
                              <w:dataBinding w:prefixMappings="xmlns:ns0='http://purl.org/dc/elements/1.1/' xmlns:ns1='http://schemas.openxmlformats.org/package/2006/metadata/core-properties' " w:xpath="/ns1:coreProperties[1]/ns0:subject[1]" w:storeItemID="{6C3C8BC8-F283-45AE-878A-BAB7291924A1}"/>
                              <w:text/>
                            </w:sdtPr>
                            <w:sdtEndPr/>
                            <w:sdtContent>
                              <w:p w14:paraId="3302B097" w14:textId="5E94ECBF" w:rsidR="0021719B" w:rsidRPr="00030EBB" w:rsidRDefault="0021719B" w:rsidP="00D75C16">
                                <w:pPr>
                                  <w:pStyle w:val="Subtitle"/>
                                  <w:rPr>
                                    <w:spacing w:val="-10"/>
                                  </w:rPr>
                                </w:pPr>
                                <w:r w:rsidRPr="00030EBB">
                                  <w:rPr>
                                    <w:spacing w:val="-10"/>
                                  </w:rPr>
                                  <w:t>us</w:t>
                                </w:r>
                                <w:r>
                                  <w:rPr>
                                    <w:spacing w:val="-10"/>
                                  </w:rPr>
                                  <w:t>ermanual</w:t>
                                </w:r>
                              </w:p>
                            </w:sdtContent>
                          </w:sdt>
                          <w:p w14:paraId="093D6348" w14:textId="77777777" w:rsidR="0021719B" w:rsidRPr="00030EBB" w:rsidRDefault="0021719B" w:rsidP="00E871FB"/>
                          <w:p w14:paraId="13166D24" w14:textId="77777777" w:rsidR="0021719B" w:rsidRPr="00030EBB" w:rsidRDefault="0021719B" w:rsidP="00E871FB"/>
                          <w:p w14:paraId="5E65C974" w14:textId="77777777" w:rsidR="0021719B" w:rsidRPr="00030EBB" w:rsidRDefault="0021719B" w:rsidP="00E871FB"/>
                          <w:sdt>
                            <w:sdtPr>
                              <w:alias w:val="Company"/>
                              <w:tag w:val=""/>
                              <w:id w:val="-2070328613"/>
                              <w:lock w:val="sdtLocked"/>
                              <w:placeholder>
                                <w:docPart w:val="D557B00A09C249248D97F934BEA89C07"/>
                              </w:placeholder>
                              <w:dataBinding w:prefixMappings="xmlns:ns0='http://schemas.openxmlformats.org/officeDocument/2006/extended-properties' " w:xpath="/ns0:Properties[1]/ns0:Company[1]" w:storeItemID="{6668398D-A668-4E3E-A5EB-62B293D839F1}"/>
                              <w:text/>
                            </w:sdtPr>
                            <w:sdtEndPr/>
                            <w:sdtContent>
                              <w:p w14:paraId="01EE5D02" w14:textId="77777777" w:rsidR="0021719B" w:rsidRPr="00FF5479" w:rsidRDefault="0021719B" w:rsidP="009B01A9">
                                <w:pPr>
                                  <w:pStyle w:val="TitelVersionStandStatus"/>
                                </w:pPr>
                                <w:r w:rsidRPr="00FF5479">
                                  <w:t>T-Systems International GmbH</w:t>
                                </w:r>
                              </w:p>
                            </w:sdtContent>
                          </w:sdt>
                          <w:p w14:paraId="3072BE7D" w14:textId="63D69414" w:rsidR="0021719B" w:rsidRPr="00030EBB" w:rsidRDefault="0021719B" w:rsidP="00C92F97">
                            <w:pPr>
                              <w:pStyle w:val="TitelVersionStandStatus"/>
                            </w:pPr>
                            <w:r w:rsidRPr="00030EBB">
                              <w:t>Version</w:t>
                            </w:r>
                            <w:r w:rsidRPr="00030EBB">
                              <w:tab/>
                            </w:r>
                            <w:r>
                              <w:rPr>
                                <w:rFonts w:cstheme="minorHAnsi"/>
                                <w:bCs/>
                              </w:rPr>
                              <w:t>1.3</w:t>
                            </w:r>
                            <w:r w:rsidR="006A56BD">
                              <w:rPr>
                                <w:rFonts w:cstheme="minorHAnsi"/>
                                <w:bCs/>
                              </w:rPr>
                              <w:t>8</w:t>
                            </w:r>
                            <w:del w:id="1" w:author="Komarek, Simon Michael" w:date="2021-10-12T11:10:00Z">
                              <w:r w:rsidDel="000A5766">
                                <w:rPr>
                                  <w:rFonts w:cstheme="minorHAnsi"/>
                                  <w:bCs/>
                                </w:rPr>
                                <w:delText>5</w:delText>
                              </w:r>
                            </w:del>
                          </w:p>
                          <w:p w14:paraId="3D02940F" w14:textId="339235A1" w:rsidR="0021719B" w:rsidRPr="00D43D36" w:rsidRDefault="0021719B" w:rsidP="008A6BC4">
                            <w:pPr>
                              <w:pStyle w:val="TitelVersionStandStatus"/>
                            </w:pPr>
                            <w:r>
                              <w:t>Last revised</w:t>
                            </w:r>
                            <w:r>
                              <w:tab/>
                            </w:r>
                            <w:sdt>
                              <w:sdtPr>
                                <w:id w:val="1865173598"/>
                                <w:lock w:val="sdtLocked"/>
                                <w:date w:fullDate="2023-11-01T00:00:00Z">
                                  <w:dateFormat w:val="M/d/yyyy"/>
                                  <w:lid w:val="en-US"/>
                                  <w:storeMappedDataAs w:val="dateTime"/>
                                  <w:calendar w:val="gregorian"/>
                                </w:date>
                              </w:sdtPr>
                              <w:sdtEndPr/>
                              <w:sdtContent>
                                <w:r w:rsidR="00680559">
                                  <w:t>11/1/2023</w:t>
                                </w:r>
                              </w:sdtContent>
                            </w:sdt>
                            <w:sdt>
                              <w:sdtPr>
                                <w:id w:val="132905824"/>
                                <w:lock w:val="sdtLocked"/>
                                <w:showingPlcHdr/>
                                <w:date w:fullDate="2019-12-17T00:00:00Z">
                                  <w:dateFormat w:val="M/d/yyyy"/>
                                  <w:lid w:val="en-US"/>
                                  <w:storeMappedDataAs w:val="dateTime"/>
                                  <w:calendar w:val="gregorian"/>
                                </w:date>
                              </w:sdtPr>
                              <w:sdtEndPr/>
                              <w:sdtContent>
                                <w:r>
                                  <w:t xml:space="preserve">     </w:t>
                                </w:r>
                              </w:sdtContent>
                            </w:sdt>
                          </w:p>
                          <w:p w14:paraId="26F6DB58" w14:textId="709237A5" w:rsidR="0021719B" w:rsidRPr="00D863CF" w:rsidRDefault="0021719B" w:rsidP="00E871FB">
                            <w:pPr>
                              <w:pStyle w:val="TitelVersionStandStatus"/>
                            </w:pPr>
                            <w:r>
                              <w:t>Status</w:t>
                            </w:r>
                            <w:r>
                              <w:tab/>
                            </w:r>
                            <w:sdt>
                              <w:sdtPr>
                                <w:alias w:val="Status"/>
                                <w:tag w:val=""/>
                                <w:id w:val="48196325"/>
                                <w:lock w:val="sdtLocked"/>
                                <w:dataBinding w:prefixMappings="xmlns:ns0='http://purl.org/dc/elements/1.1/' xmlns:ns1='http://schemas.openxmlformats.org/package/2006/metadata/core-properties' " w:xpath="/ns1:coreProperties[1]/ns1:contentStatus[1]" w:storeItemID="{6C3C8BC8-F283-45AE-878A-BAB7291924A1}"/>
                                <w:text/>
                              </w:sdtPr>
                              <w:sdtEndPr/>
                              <w:sdtContent>
                                <w:r>
                                  <w:t>Released</w:t>
                                </w:r>
                              </w:sdtContent>
                            </w:sdt>
                          </w:p>
                        </w:txbxContent>
                      </wps:txbx>
                      <wps:bodyPr rot="0" spcFirstLastPara="0" vertOverflow="overflow" horzOverflow="overflow" vert="horz" wrap="square" lIns="144000" tIns="108000" rIns="14400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697A18" id="Rechteck 3" o:spid="_x0000_s1026" style="position:absolute;margin-left:28.35pt;margin-top:497.8pt;width:538.6pt;height:230.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" fillcolor="#e20074" stroked="f" strokeweight="2pt">
                <v:textbox inset="4mm,3mm,4mm">
                  <w:txbxContent>
                    <w:sdt>
                      <w:sdtPr>
                        <w:rPr>
                          <w:spacing w:val="-10"/>
                        </w:rPr>
                        <w:alias w:val="Title"/>
                        <w:tag w:val=""/>
                        <w:id w:val="-314966565"/>
                        <w:lock w:val="sdtLocked"/>
                        <w:placeholder>
                          <w:docPart w:val="74A4D77E7BDA443F8D2ED74D48A1569D"/>
                        </w:placeholder>
                        <w:dataBinding w:prefixMappings="xmlns:ns0='http://purl.org/dc/elements/1.1/' xmlns:ns1='http://schemas.openxmlformats.org/package/2006/metadata/core-properties' " w:xpath="/ns1:coreProperties[1]/ns0:title[1]" w:storeItemID="{6C3C8BC8-F283-45AE-878A-BAB7291924A1}"/>
                        <w:text/>
                      </w:sdtPr>
                      <w:sdtEndPr/>
                      <w:sdtContent>
                        <w:p w14:paraId="070DAF17" w14:textId="6E60C38E" w:rsidR="0021719B" w:rsidRPr="00030EBB" w:rsidRDefault="0021719B" w:rsidP="00D75C16">
                          <w:pPr>
                            <w:pStyle w:val="Title"/>
                            <w:rPr>
                              <w:spacing w:val="-10"/>
                            </w:rPr>
                          </w:pPr>
                          <w:r>
                            <w:rPr>
                              <w:spacing w:val="-10"/>
                            </w:rPr>
                            <w:t>Enterprise Dashboard</w:t>
                          </w:r>
                        </w:p>
                      </w:sdtContent>
                    </w:sdt>
                    <w:sdt>
                      <w:sdtPr>
                        <w:rPr>
                          <w:spacing w:val="-10"/>
                        </w:rPr>
                        <w:alias w:val="Subject"/>
                        <w:tag w:val=""/>
                        <w:id w:val="672377380"/>
                        <w:lock w:val="sdtLocked"/>
                        <w:placeholder>
                          <w:docPart w:val="94B57C61246B4748BE3F2BE292D1CE94"/>
                        </w:placeholder>
                        <w:dataBinding w:prefixMappings="xmlns:ns0='http://purl.org/dc/elements/1.1/' xmlns:ns1='http://schemas.openxmlformats.org/package/2006/metadata/core-properties' " w:xpath="/ns1:coreProperties[1]/ns0:subject[1]" w:storeItemID="{6C3C8BC8-F283-45AE-878A-BAB7291924A1}"/>
                        <w:text/>
                      </w:sdtPr>
                      <w:sdtEndPr/>
                      <w:sdtContent>
                        <w:p w14:paraId="3302B097" w14:textId="5E94ECBF" w:rsidR="0021719B" w:rsidRPr="00030EBB" w:rsidRDefault="0021719B" w:rsidP="00D75C16">
                          <w:pPr>
                            <w:pStyle w:val="Subtitle"/>
                            <w:rPr>
                              <w:spacing w:val="-10"/>
                            </w:rPr>
                          </w:pPr>
                          <w:r w:rsidRPr="00030EBB">
                            <w:rPr>
                              <w:spacing w:val="-10"/>
                            </w:rPr>
                            <w:t>us</w:t>
                          </w:r>
                          <w:r>
                            <w:rPr>
                              <w:spacing w:val="-10"/>
                            </w:rPr>
                            <w:t>ermanual</w:t>
                          </w:r>
                        </w:p>
                      </w:sdtContent>
                    </w:sdt>
                    <w:p w14:paraId="093D6348" w14:textId="77777777" w:rsidR="0021719B" w:rsidRPr="00030EBB" w:rsidRDefault="0021719B" w:rsidP="00E871FB"/>
                    <w:p w14:paraId="13166D24" w14:textId="77777777" w:rsidR="0021719B" w:rsidRPr="00030EBB" w:rsidRDefault="0021719B" w:rsidP="00E871FB"/>
                    <w:p w14:paraId="5E65C974" w14:textId="77777777" w:rsidR="0021719B" w:rsidRPr="00030EBB" w:rsidRDefault="0021719B" w:rsidP="00E871FB"/>
                    <w:sdt>
                      <w:sdtPr>
                        <w:alias w:val="Company"/>
                        <w:tag w:val=""/>
                        <w:id w:val="-2070328613"/>
                        <w:lock w:val="sdtLocked"/>
                        <w:placeholder>
                          <w:docPart w:val="D557B00A09C249248D97F934BEA89C07"/>
                        </w:placeholder>
                        <w:dataBinding w:prefixMappings="xmlns:ns0='http://schemas.openxmlformats.org/officeDocument/2006/extended-properties' " w:xpath="/ns0:Properties[1]/ns0:Company[1]" w:storeItemID="{6668398D-A668-4E3E-A5EB-62B293D839F1}"/>
                        <w:text/>
                      </w:sdtPr>
                      <w:sdtEndPr/>
                      <w:sdtContent>
                        <w:p w14:paraId="01EE5D02" w14:textId="77777777" w:rsidR="0021719B" w:rsidRPr="00FF5479" w:rsidRDefault="0021719B" w:rsidP="009B01A9">
                          <w:pPr>
                            <w:pStyle w:val="TitelVersionStandStatus"/>
                          </w:pPr>
                          <w:r w:rsidRPr="00FF5479">
                            <w:t>T-Systems International GmbH</w:t>
                          </w:r>
                        </w:p>
                      </w:sdtContent>
                    </w:sdt>
                    <w:p w14:paraId="3072BE7D" w14:textId="63D69414" w:rsidR="0021719B" w:rsidRPr="00030EBB" w:rsidRDefault="0021719B" w:rsidP="00C92F97">
                      <w:pPr>
                        <w:pStyle w:val="TitelVersionStandStatus"/>
                      </w:pPr>
                      <w:r w:rsidRPr="00030EBB">
                        <w:t>Version</w:t>
                      </w:r>
                      <w:r w:rsidRPr="00030EBB">
                        <w:tab/>
                      </w:r>
                      <w:r>
                        <w:rPr>
                          <w:rFonts w:cstheme="minorHAnsi"/>
                          <w:bCs/>
                        </w:rPr>
                        <w:t>1.3</w:t>
                      </w:r>
                      <w:r w:rsidR="006A56BD">
                        <w:rPr>
                          <w:rFonts w:cstheme="minorHAnsi"/>
                          <w:bCs/>
                        </w:rPr>
                        <w:t>8</w:t>
                      </w:r>
                      <w:del w:id="2" w:author="Komarek, Simon Michael" w:date="2021-10-12T11:10:00Z">
                        <w:r w:rsidDel="000A5766">
                          <w:rPr>
                            <w:rFonts w:cstheme="minorHAnsi"/>
                            <w:bCs/>
                          </w:rPr>
                          <w:delText>5</w:delText>
                        </w:r>
                      </w:del>
                    </w:p>
                    <w:p w14:paraId="3D02940F" w14:textId="339235A1" w:rsidR="0021719B" w:rsidRPr="00D43D36" w:rsidRDefault="0021719B" w:rsidP="008A6BC4">
                      <w:pPr>
                        <w:pStyle w:val="TitelVersionStandStatus"/>
                      </w:pPr>
                      <w:r>
                        <w:t>Last revised</w:t>
                      </w:r>
                      <w:r>
                        <w:tab/>
                      </w:r>
                      <w:sdt>
                        <w:sdtPr>
                          <w:id w:val="1865173598"/>
                          <w:lock w:val="sdtLocked"/>
                          <w:date w:fullDate="2023-11-01T00:00:00Z">
                            <w:dateFormat w:val="M/d/yyyy"/>
                            <w:lid w:val="en-US"/>
                            <w:storeMappedDataAs w:val="dateTime"/>
                            <w:calendar w:val="gregorian"/>
                          </w:date>
                        </w:sdtPr>
                        <w:sdtEndPr/>
                        <w:sdtContent>
                          <w:r w:rsidR="00680559">
                            <w:t>11/1/2023</w:t>
                          </w:r>
                        </w:sdtContent>
                      </w:sdt>
                      <w:sdt>
                        <w:sdtPr>
                          <w:id w:val="132905824"/>
                          <w:lock w:val="sdtLocked"/>
                          <w:showingPlcHdr/>
                          <w:date w:fullDate="2019-12-17T00:00:00Z">
                            <w:dateFormat w:val="M/d/yyyy"/>
                            <w:lid w:val="en-US"/>
                            <w:storeMappedDataAs w:val="dateTime"/>
                            <w:calendar w:val="gregorian"/>
                          </w:date>
                        </w:sdtPr>
                        <w:sdtEndPr/>
                        <w:sdtContent>
                          <w:r>
                            <w:t xml:space="preserve">     </w:t>
                          </w:r>
                        </w:sdtContent>
                      </w:sdt>
                    </w:p>
                    <w:p w14:paraId="26F6DB58" w14:textId="709237A5" w:rsidR="0021719B" w:rsidRPr="00D863CF" w:rsidRDefault="0021719B" w:rsidP="00E871FB">
                      <w:pPr>
                        <w:pStyle w:val="TitelVersionStandStatus"/>
                      </w:pPr>
                      <w:r>
                        <w:t>Status</w:t>
                      </w:r>
                      <w:r>
                        <w:tab/>
                      </w:r>
                      <w:sdt>
                        <w:sdtPr>
                          <w:alias w:val="Status"/>
                          <w:tag w:val=""/>
                          <w:id w:val="48196325"/>
                          <w:lock w:val="sdtLocked"/>
                          <w:dataBinding w:prefixMappings="xmlns:ns0='http://purl.org/dc/elements/1.1/' xmlns:ns1='http://schemas.openxmlformats.org/package/2006/metadata/core-properties' " w:xpath="/ns1:coreProperties[1]/ns1:contentStatus[1]" w:storeItemID="{6C3C8BC8-F283-45AE-878A-BAB7291924A1}"/>
                          <w:text/>
                        </w:sdtPr>
                        <w:sdtEndPr/>
                        <w:sdtContent>
                          <w:r>
                            <w:t>Released</w:t>
                          </w:r>
                        </w:sdtContent>
                      </w:sdt>
                    </w:p>
                  </w:txbxContent>
                </v:textbox>
                <w10:wrap anchorx="page" anchory="page"/>
              </v:rect>
            </w:pict>
          </mc:Fallback>
        </mc:AlternateContent>
      </w:r>
      <w:bookmarkStart w:id="3" w:name="_Toc470635550"/>
      <w:bookmarkStart w:id="4" w:name="_Toc470638370"/>
      <w:bookmarkStart w:id="5" w:name="_Toc470638539"/>
    </w:p>
    <w:p w14:paraId="482D25CB" w14:textId="77777777" w:rsidR="00942B67" w:rsidRPr="00C92F97" w:rsidRDefault="00942B67" w:rsidP="00C622CB">
      <w:pPr>
        <w:pStyle w:val="VerzeichnisnichtimIHV"/>
      </w:pPr>
      <w:r>
        <w:lastRenderedPageBreak/>
        <w:t>Publication details</w:t>
      </w:r>
      <w:bookmarkEnd w:id="3"/>
      <w:bookmarkEnd w:id="4"/>
      <w:bookmarkEnd w:id="5"/>
    </w:p>
    <w:tbl>
      <w:tblPr>
        <w:tblStyle w:val="TableGrid"/>
        <w:tblW w:w="5000" w:type="pct"/>
        <w:tblLayout w:type="fixed"/>
        <w:tblLook w:val="00A0" w:firstRow="1" w:lastRow="0" w:firstColumn="1" w:lastColumn="0" w:noHBand="0" w:noVBand="0"/>
      </w:tblPr>
      <w:tblGrid>
        <w:gridCol w:w="3179"/>
        <w:gridCol w:w="3178"/>
        <w:gridCol w:w="3179"/>
      </w:tblGrid>
      <w:tr w:rsidR="00942B67" w:rsidRPr="00D75C16" w14:paraId="0058301E" w14:textId="77777777" w:rsidTr="00894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3" w:type="dxa"/>
            <w:gridSpan w:val="3"/>
          </w:tcPr>
          <w:p w14:paraId="070FB324" w14:textId="77777777" w:rsidR="00942B67" w:rsidRPr="002560F4" w:rsidRDefault="00942B67" w:rsidP="002560F4">
            <w:pPr>
              <w:pStyle w:val="TabellenkopfText"/>
            </w:pPr>
            <w:r>
              <w:t>Published by</w:t>
            </w:r>
          </w:p>
        </w:tc>
      </w:tr>
      <w:tr w:rsidR="00942B67" w:rsidRPr="00680559" w14:paraId="2E0C9335" w14:textId="77777777" w:rsidTr="00894D9A">
        <w:tc>
          <w:tcPr>
            <w:cnfStyle w:val="001000000000" w:firstRow="0" w:lastRow="0" w:firstColumn="1" w:lastColumn="0" w:oddVBand="0" w:evenVBand="0" w:oddHBand="0" w:evenHBand="0" w:firstRowFirstColumn="0" w:firstRowLastColumn="0" w:lastRowFirstColumn="0" w:lastRowLastColumn="0"/>
            <w:tcW w:w="8863" w:type="dxa"/>
            <w:gridSpan w:val="3"/>
          </w:tcPr>
          <w:p w14:paraId="523A9FAD" w14:textId="77777777" w:rsidR="00942B67" w:rsidRPr="001C0C31" w:rsidRDefault="00582734" w:rsidP="009F0D7F">
            <w:pPr>
              <w:pStyle w:val="TabelleText"/>
              <w:rPr>
                <w:lang w:val="de-DE"/>
              </w:rPr>
            </w:pPr>
            <w:sdt>
              <w:sdtPr>
                <w:rPr>
                  <w:lang w:val="de-DE"/>
                </w:rPr>
                <w:alias w:val="Company"/>
                <w:tag w:val=""/>
                <w:id w:val="-689600066"/>
                <w:lock w:val="sdtLocked"/>
                <w:placeholder>
                  <w:docPart w:val="173284D74CB94BE191514F9E9D696541"/>
                </w:placeholder>
                <w:dataBinding w:prefixMappings="xmlns:ns0='http://schemas.openxmlformats.org/officeDocument/2006/extended-properties' " w:xpath="/ns0:Properties[1]/ns0:Company[1]" w:storeItemID="{6668398D-A668-4E3E-A5EB-62B293D839F1}"/>
                <w:text/>
              </w:sdtPr>
              <w:sdtEndPr/>
              <w:sdtContent>
                <w:r w:rsidR="00B342C6">
                  <w:rPr>
                    <w:lang w:val="de-DE"/>
                  </w:rPr>
                  <w:t>T-Systems International GmbH</w:t>
                </w:r>
              </w:sdtContent>
            </w:sdt>
            <w:r w:rsidR="00706C2E" w:rsidRPr="0021247E">
              <w:rPr>
                <w:lang w:val="de-DE"/>
              </w:rPr>
              <w:br/>
            </w:r>
            <w:r w:rsidR="0021247E" w:rsidRPr="0021247E">
              <w:rPr>
                <w:lang w:val="de-DE"/>
              </w:rPr>
              <w:t>Open Telekom Cloud</w:t>
            </w:r>
            <w:r w:rsidR="00706C2E" w:rsidRPr="0021247E">
              <w:rPr>
                <w:lang w:val="de-DE"/>
              </w:rPr>
              <w:br/>
            </w:r>
            <w:r w:rsidR="0021247E" w:rsidRPr="0021247E">
              <w:rPr>
                <w:lang w:val="de-DE"/>
              </w:rPr>
              <w:t xml:space="preserve">Hahnstraße 43d, </w:t>
            </w:r>
            <w:r w:rsidR="001C0C31" w:rsidRPr="001C0C31">
              <w:rPr>
                <w:lang w:val="de-DE"/>
              </w:rPr>
              <w:t>60528</w:t>
            </w:r>
            <w:r w:rsidR="001C0C31">
              <w:rPr>
                <w:lang w:val="de-DE"/>
              </w:rPr>
              <w:t xml:space="preserve"> Frankfurt am Main</w:t>
            </w:r>
          </w:p>
        </w:tc>
      </w:tr>
      <w:tr w:rsidR="00942B67" w:rsidRPr="00680559" w14:paraId="14FD862F" w14:textId="77777777" w:rsidTr="00894D9A">
        <w:tc>
          <w:tcPr>
            <w:cnfStyle w:val="001000000000" w:firstRow="0" w:lastRow="0" w:firstColumn="1" w:lastColumn="0" w:oddVBand="0" w:evenVBand="0" w:oddHBand="0" w:evenHBand="0" w:firstRowFirstColumn="0" w:firstRowLastColumn="0" w:lastRowFirstColumn="0" w:lastRowLastColumn="0"/>
            <w:tcW w:w="2954" w:type="dxa"/>
          </w:tcPr>
          <w:p w14:paraId="33781493" w14:textId="77777777" w:rsidR="00942B67" w:rsidRPr="0021247E" w:rsidRDefault="00942B67" w:rsidP="00337368">
            <w:pPr>
              <w:pStyle w:val="TabelleText"/>
              <w:rPr>
                <w:lang w:val="de-DE"/>
              </w:rPr>
            </w:pPr>
          </w:p>
        </w:tc>
        <w:tc>
          <w:tcPr>
            <w:tcW w:w="2954" w:type="dxa"/>
          </w:tcPr>
          <w:p w14:paraId="20BA0759" w14:textId="77777777" w:rsidR="00942B67" w:rsidRPr="0021247E" w:rsidRDefault="00942B67" w:rsidP="00337368">
            <w:pPr>
              <w:pStyle w:val="TabelleText"/>
              <w:cnfStyle w:val="000000000000" w:firstRow="0" w:lastRow="0" w:firstColumn="0" w:lastColumn="0" w:oddVBand="0" w:evenVBand="0" w:oddHBand="0" w:evenHBand="0" w:firstRowFirstColumn="0" w:firstRowLastColumn="0" w:lastRowFirstColumn="0" w:lastRowLastColumn="0"/>
              <w:rPr>
                <w:lang w:val="de-DE"/>
              </w:rPr>
            </w:pPr>
          </w:p>
        </w:tc>
        <w:tc>
          <w:tcPr>
            <w:tcW w:w="2955" w:type="dxa"/>
          </w:tcPr>
          <w:p w14:paraId="1BB8A0CD" w14:textId="77777777" w:rsidR="00942B67" w:rsidRPr="0021247E" w:rsidRDefault="00942B67" w:rsidP="00337368">
            <w:pPr>
              <w:pStyle w:val="TabelleText"/>
              <w:cnfStyle w:val="000000000000" w:firstRow="0" w:lastRow="0" w:firstColumn="0" w:lastColumn="0" w:oddVBand="0" w:evenVBand="0" w:oddHBand="0" w:evenHBand="0" w:firstRowFirstColumn="0" w:firstRowLastColumn="0" w:lastRowFirstColumn="0" w:lastRowLastColumn="0"/>
              <w:rPr>
                <w:lang w:val="de-DE"/>
              </w:rPr>
            </w:pPr>
          </w:p>
        </w:tc>
      </w:tr>
      <w:tr w:rsidR="00942B67" w:rsidRPr="00D75C16" w14:paraId="08218DC0" w14:textId="77777777" w:rsidTr="00894D9A">
        <w:tc>
          <w:tcPr>
            <w:cnfStyle w:val="001000000000" w:firstRow="0" w:lastRow="0" w:firstColumn="1" w:lastColumn="0" w:oddVBand="0" w:evenVBand="0" w:oddHBand="0" w:evenHBand="0" w:firstRowFirstColumn="0" w:firstRowLastColumn="0" w:lastRowFirstColumn="0" w:lastRowLastColumn="0"/>
            <w:tcW w:w="2954" w:type="dxa"/>
          </w:tcPr>
          <w:p w14:paraId="5D1164E8" w14:textId="70C0BAF0" w:rsidR="00942B67" w:rsidRPr="00D75C16" w:rsidRDefault="00942B67" w:rsidP="00337368">
            <w:pPr>
              <w:pStyle w:val="TabelleText"/>
            </w:pPr>
            <w:r>
              <w:t>Filename</w:t>
            </w:r>
          </w:p>
        </w:tc>
        <w:tc>
          <w:tcPr>
            <w:tcW w:w="2954" w:type="dxa"/>
          </w:tcPr>
          <w:p w14:paraId="7F58FC15"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r>
              <w:t>Document number</w:t>
            </w:r>
          </w:p>
        </w:tc>
        <w:tc>
          <w:tcPr>
            <w:tcW w:w="2955" w:type="dxa"/>
          </w:tcPr>
          <w:p w14:paraId="13CBAFBC"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r>
              <w:t>Document name</w:t>
            </w:r>
          </w:p>
        </w:tc>
      </w:tr>
      <w:tr w:rsidR="00942B67" w:rsidRPr="00D75C16" w14:paraId="56BF892F" w14:textId="77777777" w:rsidTr="00894D9A">
        <w:tc>
          <w:tcPr>
            <w:cnfStyle w:val="001000000000" w:firstRow="0" w:lastRow="0" w:firstColumn="1" w:lastColumn="0" w:oddVBand="0" w:evenVBand="0" w:oddHBand="0" w:evenHBand="0" w:firstRowFirstColumn="0" w:firstRowLastColumn="0" w:lastRowFirstColumn="0" w:lastRowLastColumn="0"/>
            <w:tcW w:w="2954" w:type="dxa"/>
          </w:tcPr>
          <w:p w14:paraId="0A47B90C" w14:textId="057C60B7" w:rsidR="00942B67" w:rsidRPr="00D75C16" w:rsidRDefault="00B8115A" w:rsidP="00337368">
            <w:pPr>
              <w:pStyle w:val="TabelleText"/>
            </w:pPr>
            <w:r>
              <w:rPr>
                <w:noProof/>
              </w:rPr>
              <w:t>Enterprise Dashboard User</w:t>
            </w:r>
            <w:r w:rsidR="00204D68">
              <w:rPr>
                <w:noProof/>
              </w:rPr>
              <w:t xml:space="preserve"> M</w:t>
            </w:r>
            <w:r>
              <w:rPr>
                <w:noProof/>
              </w:rPr>
              <w:t>anual</w:t>
            </w:r>
          </w:p>
        </w:tc>
        <w:tc>
          <w:tcPr>
            <w:tcW w:w="2954" w:type="dxa"/>
          </w:tcPr>
          <w:p w14:paraId="7C92C0F8" w14:textId="77777777" w:rsidR="00942B67" w:rsidRPr="00D75C16" w:rsidRDefault="001C0C31" w:rsidP="00337368">
            <w:pPr>
              <w:pStyle w:val="TabelleText"/>
              <w:cnfStyle w:val="000000000000" w:firstRow="0" w:lastRow="0" w:firstColumn="0" w:lastColumn="0" w:oddVBand="0" w:evenVBand="0" w:oddHBand="0" w:evenHBand="0" w:firstRowFirstColumn="0" w:firstRowLastColumn="0" w:lastRowFirstColumn="0" w:lastRowLastColumn="0"/>
            </w:pPr>
            <w:proofErr w:type="spellStart"/>
            <w:r>
              <w:t>na</w:t>
            </w:r>
            <w:proofErr w:type="spellEnd"/>
          </w:p>
        </w:tc>
        <w:tc>
          <w:tcPr>
            <w:tcW w:w="2955" w:type="dxa"/>
          </w:tcPr>
          <w:p w14:paraId="2501F277" w14:textId="30A9775F" w:rsidR="00942B67" w:rsidRPr="00D75C16" w:rsidRDefault="00B42542" w:rsidP="00337368">
            <w:pPr>
              <w:pStyle w:val="TabelleText"/>
              <w:cnfStyle w:val="000000000000" w:firstRow="0" w:lastRow="0" w:firstColumn="0" w:lastColumn="0" w:oddVBand="0" w:evenVBand="0" w:oddHBand="0" w:evenHBand="0" w:firstRowFirstColumn="0" w:firstRowLastColumn="0" w:lastRowFirstColumn="0" w:lastRowLastColumn="0"/>
            </w:pPr>
            <w:r>
              <w:rPr>
                <w:noProof/>
              </w:rPr>
              <w:t>Enterprise Dashboard User</w:t>
            </w:r>
            <w:r w:rsidR="00204D68">
              <w:rPr>
                <w:noProof/>
              </w:rPr>
              <w:t xml:space="preserve"> M</w:t>
            </w:r>
            <w:r>
              <w:rPr>
                <w:noProof/>
              </w:rPr>
              <w:t>anual</w:t>
            </w:r>
          </w:p>
        </w:tc>
      </w:tr>
      <w:tr w:rsidR="00942B67" w:rsidRPr="00D75C16" w14:paraId="67642A2A" w14:textId="77777777" w:rsidTr="00894D9A">
        <w:tc>
          <w:tcPr>
            <w:cnfStyle w:val="001000000000" w:firstRow="0" w:lastRow="0" w:firstColumn="1" w:lastColumn="0" w:oddVBand="0" w:evenVBand="0" w:oddHBand="0" w:evenHBand="0" w:firstRowFirstColumn="0" w:firstRowLastColumn="0" w:lastRowFirstColumn="0" w:lastRowLastColumn="0"/>
            <w:tcW w:w="2954" w:type="dxa"/>
          </w:tcPr>
          <w:p w14:paraId="0CFEB4A2" w14:textId="77777777" w:rsidR="00942B67" w:rsidRPr="00D75C16" w:rsidRDefault="00942B67" w:rsidP="00337368">
            <w:pPr>
              <w:pStyle w:val="TabelleText"/>
            </w:pPr>
          </w:p>
        </w:tc>
        <w:tc>
          <w:tcPr>
            <w:tcW w:w="2954" w:type="dxa"/>
          </w:tcPr>
          <w:p w14:paraId="22645530"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p>
        </w:tc>
        <w:tc>
          <w:tcPr>
            <w:tcW w:w="2955" w:type="dxa"/>
          </w:tcPr>
          <w:p w14:paraId="7E24DDF6"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p>
        </w:tc>
      </w:tr>
      <w:tr w:rsidR="00942B67" w:rsidRPr="00D75C16" w14:paraId="61513BCE" w14:textId="77777777" w:rsidTr="00894D9A">
        <w:tc>
          <w:tcPr>
            <w:cnfStyle w:val="001000000000" w:firstRow="0" w:lastRow="0" w:firstColumn="1" w:lastColumn="0" w:oddVBand="0" w:evenVBand="0" w:oddHBand="0" w:evenHBand="0" w:firstRowFirstColumn="0" w:firstRowLastColumn="0" w:lastRowFirstColumn="0" w:lastRowLastColumn="0"/>
            <w:tcW w:w="2954" w:type="dxa"/>
          </w:tcPr>
          <w:p w14:paraId="08B27A95" w14:textId="77777777" w:rsidR="00942B67" w:rsidRPr="00D75C16" w:rsidRDefault="00942B67" w:rsidP="00337368">
            <w:pPr>
              <w:pStyle w:val="TabelleText"/>
            </w:pPr>
            <w:r>
              <w:t>Version</w:t>
            </w:r>
          </w:p>
        </w:tc>
        <w:tc>
          <w:tcPr>
            <w:tcW w:w="2954" w:type="dxa"/>
          </w:tcPr>
          <w:p w14:paraId="42155A21"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r>
              <w:t>Last revised</w:t>
            </w:r>
          </w:p>
        </w:tc>
        <w:tc>
          <w:tcPr>
            <w:tcW w:w="2955" w:type="dxa"/>
          </w:tcPr>
          <w:p w14:paraId="482F8013"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r>
              <w:t>Status</w:t>
            </w:r>
          </w:p>
        </w:tc>
      </w:tr>
      <w:tr w:rsidR="00942B67" w:rsidRPr="00D75C16" w14:paraId="67CEF976" w14:textId="77777777" w:rsidTr="00894D9A">
        <w:tc>
          <w:tcPr>
            <w:cnfStyle w:val="001000000000" w:firstRow="0" w:lastRow="0" w:firstColumn="1" w:lastColumn="0" w:oddVBand="0" w:evenVBand="0" w:oddHBand="0" w:evenHBand="0" w:firstRowFirstColumn="0" w:firstRowLastColumn="0" w:lastRowFirstColumn="0" w:lastRowLastColumn="0"/>
            <w:tcW w:w="2954" w:type="dxa"/>
          </w:tcPr>
          <w:p w14:paraId="0470450D" w14:textId="1126B5B1" w:rsidR="00942B67" w:rsidRPr="00D75C16" w:rsidRDefault="00561D90" w:rsidP="009F2B99">
            <w:pPr>
              <w:pStyle w:val="TabelleText"/>
            </w:pPr>
            <w:commentRangeStart w:id="6"/>
            <w:r>
              <w:t>1.</w:t>
            </w:r>
            <w:r w:rsidR="005327EA">
              <w:t>3</w:t>
            </w:r>
            <w:r w:rsidR="006A56BD">
              <w:t>8</w:t>
            </w:r>
            <w:ins w:id="7" w:author="Komarek, Simon Michael" w:date="2021-10-12T11:10:00Z">
              <w:del w:id="8" w:author="Singh, Pranav" w:date="2022-11-02T14:30:00Z">
                <w:r w:rsidR="000A5766" w:rsidDel="00D55E28">
                  <w:delText>6</w:delText>
                </w:r>
              </w:del>
            </w:ins>
            <w:del w:id="9" w:author="Komarek, Simon Michael" w:date="2021-10-12T11:10:00Z">
              <w:r w:rsidR="006F56AC" w:rsidDel="000A5766">
                <w:delText>5</w:delText>
              </w:r>
            </w:del>
          </w:p>
        </w:tc>
        <w:tc>
          <w:tcPr>
            <w:tcW w:w="2954" w:type="dxa"/>
          </w:tcPr>
          <w:p w14:paraId="6215B6D2" w14:textId="74E03ED9" w:rsidR="00942B67" w:rsidRPr="00D75C16" w:rsidRDefault="00623CFE" w:rsidP="00337368">
            <w:pPr>
              <w:pStyle w:val="TabelleText"/>
              <w:cnfStyle w:val="000000000000" w:firstRow="0" w:lastRow="0" w:firstColumn="0" w:lastColumn="0" w:oddVBand="0" w:evenVBand="0" w:oddHBand="0" w:evenHBand="0" w:firstRowFirstColumn="0" w:firstRowLastColumn="0" w:lastRowFirstColumn="0" w:lastRowLastColumn="0"/>
            </w:pPr>
            <w:r>
              <w:t>Dec</w:t>
            </w:r>
            <w:ins w:id="10" w:author="Singh, Pranav" w:date="2022-11-02T14:31:00Z">
              <w:r w:rsidR="00445180">
                <w:t xml:space="preserve">. </w:t>
              </w:r>
            </w:ins>
            <w:r>
              <w:t>22</w:t>
            </w:r>
            <w:ins w:id="11" w:author="Singh, Pranav" w:date="2022-11-02T14:31:00Z">
              <w:r w:rsidR="00445180">
                <w:t>, 2</w:t>
              </w:r>
            </w:ins>
            <w:ins w:id="12" w:author="Singh, Pranav" w:date="2022-11-02T15:27:00Z">
              <w:r w:rsidR="00445180">
                <w:t>2</w:t>
              </w:r>
            </w:ins>
          </w:p>
        </w:tc>
        <w:tc>
          <w:tcPr>
            <w:tcW w:w="2955" w:type="dxa"/>
          </w:tcPr>
          <w:p w14:paraId="761391D8" w14:textId="31E98B50" w:rsidR="00942B67" w:rsidRPr="00D75C16" w:rsidRDefault="00582734" w:rsidP="009F0D7F">
            <w:pPr>
              <w:pStyle w:val="TabelleText"/>
              <w:cnfStyle w:val="000000000000" w:firstRow="0" w:lastRow="0" w:firstColumn="0" w:lastColumn="0" w:oddVBand="0" w:evenVBand="0" w:oddHBand="0" w:evenHBand="0" w:firstRowFirstColumn="0" w:firstRowLastColumn="0" w:lastRowFirstColumn="0" w:lastRowLastColumn="0"/>
            </w:pPr>
            <w:sdt>
              <w:sdtPr>
                <w:alias w:val="Status"/>
                <w:tag w:val=""/>
                <w:id w:val="-415634189"/>
                <w:lock w:val="sdtLocked"/>
                <w:placeholder>
                  <w:docPart w:val="C3674CD4128E4C6F83D70EF4A9C2CA6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342C6">
                  <w:t>Released</w:t>
                </w:r>
              </w:sdtContent>
            </w:sdt>
            <w:commentRangeEnd w:id="6"/>
            <w:r w:rsidR="0024158D">
              <w:rPr>
                <w:rStyle w:val="CommentReference"/>
                <w:rFonts w:ascii="Tele-GroteskNor" w:hAnsi="Tele-GroteskNor"/>
              </w:rPr>
              <w:commentReference w:id="6"/>
            </w:r>
          </w:p>
        </w:tc>
      </w:tr>
      <w:tr w:rsidR="00942B67" w:rsidRPr="00D75C16" w14:paraId="4EE29B74" w14:textId="77777777" w:rsidTr="00894D9A">
        <w:tc>
          <w:tcPr>
            <w:cnfStyle w:val="001000000000" w:firstRow="0" w:lastRow="0" w:firstColumn="1" w:lastColumn="0" w:oddVBand="0" w:evenVBand="0" w:oddHBand="0" w:evenHBand="0" w:firstRowFirstColumn="0" w:firstRowLastColumn="0" w:lastRowFirstColumn="0" w:lastRowLastColumn="0"/>
            <w:tcW w:w="2954" w:type="dxa"/>
          </w:tcPr>
          <w:p w14:paraId="0A451696" w14:textId="77777777" w:rsidR="00942B67" w:rsidRPr="00D75C16" w:rsidRDefault="00942B67" w:rsidP="00337368">
            <w:pPr>
              <w:pStyle w:val="TabelleText"/>
            </w:pPr>
          </w:p>
        </w:tc>
        <w:tc>
          <w:tcPr>
            <w:tcW w:w="2954" w:type="dxa"/>
          </w:tcPr>
          <w:p w14:paraId="17802F7E"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p>
        </w:tc>
        <w:tc>
          <w:tcPr>
            <w:tcW w:w="2955" w:type="dxa"/>
          </w:tcPr>
          <w:p w14:paraId="2BAAB4B0"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p>
        </w:tc>
      </w:tr>
      <w:tr w:rsidR="00942B67" w:rsidRPr="00D75C16" w14:paraId="3F9F12D8" w14:textId="77777777" w:rsidTr="00894D9A">
        <w:tc>
          <w:tcPr>
            <w:cnfStyle w:val="001000000000" w:firstRow="0" w:lastRow="0" w:firstColumn="1" w:lastColumn="0" w:oddVBand="0" w:evenVBand="0" w:oddHBand="0" w:evenHBand="0" w:firstRowFirstColumn="0" w:firstRowLastColumn="0" w:lastRowFirstColumn="0" w:lastRowLastColumn="0"/>
            <w:tcW w:w="2954" w:type="dxa"/>
          </w:tcPr>
          <w:p w14:paraId="50E61022" w14:textId="6B6FE059" w:rsidR="00942B67" w:rsidRPr="00624F8F" w:rsidRDefault="00582734" w:rsidP="005A3B94">
            <w:pPr>
              <w:pStyle w:val="TabelleText"/>
            </w:pPr>
            <w:sdt>
              <w:sdtPr>
                <w:alias w:val="Author"/>
                <w:tag w:val=""/>
                <w:id w:val="-335849583"/>
                <w:lock w:val="sdtLocked"/>
                <w:placeholder>
                  <w:docPart w:val="00A36C31ADB646E298D9A0CBA0E4EED6"/>
                </w:placeholder>
                <w:dataBinding w:prefixMappings="xmlns:ns0='http://purl.org/dc/elements/1.1/' xmlns:ns1='http://schemas.openxmlformats.org/package/2006/metadata/core-properties' " w:xpath="/ns1:coreProperties[1]/ns0:creator[1]" w:storeItemID="{6C3C8BC8-F283-45AE-878A-BAB7291924A1}"/>
                <w:text/>
              </w:sdtPr>
              <w:sdtEndPr/>
              <w:sdtContent>
                <w:r w:rsidR="00B342C6">
                  <w:t>Dashboard Squad</w:t>
                </w:r>
              </w:sdtContent>
            </w:sdt>
          </w:p>
        </w:tc>
        <w:tc>
          <w:tcPr>
            <w:tcW w:w="2954" w:type="dxa"/>
          </w:tcPr>
          <w:p w14:paraId="2505DBE5"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p>
        </w:tc>
        <w:tc>
          <w:tcPr>
            <w:tcW w:w="2955" w:type="dxa"/>
          </w:tcPr>
          <w:p w14:paraId="6CD1971D" w14:textId="77777777" w:rsidR="00942B67" w:rsidRPr="00D75C16" w:rsidRDefault="00942B67" w:rsidP="00337368">
            <w:pPr>
              <w:pStyle w:val="TabelleText"/>
              <w:cnfStyle w:val="000000000000" w:firstRow="0" w:lastRow="0" w:firstColumn="0" w:lastColumn="0" w:oddVBand="0" w:evenVBand="0" w:oddHBand="0" w:evenHBand="0" w:firstRowFirstColumn="0" w:firstRowLastColumn="0" w:lastRowFirstColumn="0" w:lastRowLastColumn="0"/>
            </w:pPr>
          </w:p>
        </w:tc>
      </w:tr>
    </w:tbl>
    <w:p w14:paraId="473F620A" w14:textId="77777777" w:rsidR="00942B67" w:rsidRPr="00F10970" w:rsidRDefault="00942B67" w:rsidP="00D75C16"/>
    <w:p w14:paraId="65A1060D" w14:textId="283AB2A0" w:rsidR="002E3151" w:rsidRDefault="002E3151">
      <w:pPr>
        <w:spacing w:line="250" w:lineRule="auto"/>
      </w:pPr>
      <w:r>
        <w:br w:type="page"/>
      </w:r>
    </w:p>
    <w:p w14:paraId="6D721A8E" w14:textId="77777777" w:rsidR="00942B67" w:rsidRPr="00C92F97" w:rsidRDefault="000033B1" w:rsidP="00C622CB">
      <w:pPr>
        <w:pStyle w:val="VerzeichnisnichtimIHV"/>
      </w:pPr>
      <w:bookmarkStart w:id="13" w:name="_Toc470635551"/>
      <w:bookmarkStart w:id="14" w:name="_Toc470638371"/>
      <w:bookmarkStart w:id="15" w:name="_Toc470638540"/>
      <w:r>
        <w:lastRenderedPageBreak/>
        <w:t>Change history</w:t>
      </w:r>
      <w:bookmarkEnd w:id="13"/>
      <w:bookmarkEnd w:id="14"/>
      <w:bookmarkEnd w:id="15"/>
    </w:p>
    <w:tbl>
      <w:tblPr>
        <w:tblStyle w:val="TelekomTabelleTest"/>
        <w:tblW w:w="4937" w:type="pct"/>
        <w:tblLayout w:type="fixed"/>
        <w:tblLook w:val="03A0" w:firstRow="1" w:lastRow="0" w:firstColumn="1" w:lastColumn="1" w:noHBand="1" w:noVBand="0"/>
        <w:tblPrChange w:id="16" w:author="Singh, Pranav" w:date="2022-11-02T16:52:00Z">
          <w:tblPr>
            <w:tblStyle w:val="TelekomTabelleTest"/>
            <w:tblW w:w="4912" w:type="pct"/>
            <w:tblLayout w:type="fixed"/>
            <w:tblLook w:val="03A0" w:firstRow="1" w:lastRow="0" w:firstColumn="1" w:lastColumn="1" w:noHBand="1" w:noVBand="0"/>
          </w:tblPr>
        </w:tblPrChange>
      </w:tblPr>
      <w:tblGrid>
        <w:gridCol w:w="1398"/>
        <w:gridCol w:w="1453"/>
        <w:gridCol w:w="6565"/>
        <w:tblGridChange w:id="17">
          <w:tblGrid>
            <w:gridCol w:w="1391"/>
            <w:gridCol w:w="7"/>
            <w:gridCol w:w="1439"/>
            <w:gridCol w:w="14"/>
            <w:gridCol w:w="6517"/>
            <w:gridCol w:w="48"/>
          </w:tblGrid>
        </w:tblGridChange>
      </w:tblGrid>
      <w:tr w:rsidR="00C20551" w:rsidRPr="003E46DE" w14:paraId="07A09593" w14:textId="77777777" w:rsidTr="00DE52AB">
        <w:trPr>
          <w:cnfStyle w:val="100000000000" w:firstRow="1" w:lastRow="0" w:firstColumn="0" w:lastColumn="0" w:oddVBand="0" w:evenVBand="0" w:oddHBand="0" w:evenHBand="0" w:firstRowFirstColumn="0" w:firstRowLastColumn="0" w:lastRowFirstColumn="0" w:lastRowLastColumn="0"/>
          <w:trHeight w:val="215"/>
          <w:trPrChange w:id="18" w:author="Singh, Pranav" w:date="2022-11-02T16:52:00Z">
            <w:trPr>
              <w:gridAfter w:val="0"/>
              <w:trHeight w:val="225"/>
            </w:trPr>
          </w:trPrChange>
        </w:trPr>
        <w:tc>
          <w:tcPr>
            <w:tcW w:w="1398" w:type="dxa"/>
            <w:tcPrChange w:id="19" w:author="Singh, Pranav" w:date="2022-11-02T16:52:00Z">
              <w:tcPr>
                <w:tcW w:w="1391" w:type="dxa"/>
              </w:tcPr>
            </w:tcPrChange>
          </w:tcPr>
          <w:p w14:paraId="4D71A0C3" w14:textId="77777777" w:rsidR="00C20551" w:rsidRPr="002560F4" w:rsidRDefault="00C20551" w:rsidP="002560F4">
            <w:pPr>
              <w:pStyle w:val="TabellenkopfText"/>
              <w:cnfStyle w:val="100000000000" w:firstRow="1" w:lastRow="0" w:firstColumn="0" w:lastColumn="0" w:oddVBand="0" w:evenVBand="0" w:oddHBand="0" w:evenHBand="0" w:firstRowFirstColumn="0" w:firstRowLastColumn="0" w:lastRowFirstColumn="0" w:lastRowLastColumn="0"/>
            </w:pPr>
            <w:r>
              <w:t>Version</w:t>
            </w:r>
          </w:p>
        </w:tc>
        <w:tc>
          <w:tcPr>
            <w:tcW w:w="1453" w:type="dxa"/>
            <w:tcPrChange w:id="20" w:author="Singh, Pranav" w:date="2022-11-02T16:52:00Z">
              <w:tcPr>
                <w:tcW w:w="1446" w:type="dxa"/>
                <w:gridSpan w:val="2"/>
              </w:tcPr>
            </w:tcPrChange>
          </w:tcPr>
          <w:p w14:paraId="1B313754" w14:textId="77777777" w:rsidR="00C20551" w:rsidRPr="002560F4" w:rsidRDefault="00C20551" w:rsidP="002560F4">
            <w:pPr>
              <w:pStyle w:val="TabellenkopfText"/>
              <w:cnfStyle w:val="100000000000" w:firstRow="1" w:lastRow="0" w:firstColumn="0" w:lastColumn="0" w:oddVBand="0" w:evenVBand="0" w:oddHBand="0" w:evenHBand="0" w:firstRowFirstColumn="0" w:firstRowLastColumn="0" w:lastRowFirstColumn="0" w:lastRowLastColumn="0"/>
            </w:pPr>
            <w:r>
              <w:t>Last revised</w:t>
            </w:r>
          </w:p>
        </w:tc>
        <w:tc>
          <w:tcPr>
            <w:tcW w:w="6565" w:type="dxa"/>
            <w:tcPrChange w:id="21" w:author="Singh, Pranav" w:date="2022-11-02T16:52:00Z">
              <w:tcPr>
                <w:tcW w:w="6531" w:type="dxa"/>
                <w:gridSpan w:val="2"/>
              </w:tcPr>
            </w:tcPrChange>
          </w:tcPr>
          <w:p w14:paraId="6CBF72B6" w14:textId="77777777" w:rsidR="00C20551" w:rsidRPr="002560F4" w:rsidRDefault="00C20551" w:rsidP="002560F4">
            <w:pPr>
              <w:pStyle w:val="TabellenkopfText"/>
              <w:cnfStyle w:val="100000000000" w:firstRow="1" w:lastRow="0" w:firstColumn="0" w:lastColumn="0" w:oddVBand="0" w:evenVBand="0" w:oddHBand="0" w:evenHBand="0" w:firstRowFirstColumn="0" w:firstRowLastColumn="0" w:lastRowFirstColumn="0" w:lastRowLastColumn="0"/>
            </w:pPr>
            <w:r>
              <w:t>Changes/comments</w:t>
            </w:r>
          </w:p>
        </w:tc>
      </w:tr>
      <w:tr w:rsidR="00C20551" w:rsidRPr="003E46DE" w14:paraId="2EFDCA0F" w14:textId="77777777" w:rsidTr="00DE52AB">
        <w:trPr>
          <w:trHeight w:val="158"/>
          <w:trPrChange w:id="22" w:author="Singh, Pranav" w:date="2022-11-02T16:52:00Z">
            <w:trPr>
              <w:gridAfter w:val="0"/>
              <w:trHeight w:val="165"/>
            </w:trPr>
          </w:trPrChange>
        </w:trPr>
        <w:tc>
          <w:tcPr>
            <w:tcW w:w="1398" w:type="dxa"/>
            <w:tcPrChange w:id="23" w:author="Singh, Pranav" w:date="2022-11-02T16:52:00Z">
              <w:tcPr>
                <w:tcW w:w="1391" w:type="dxa"/>
              </w:tcPr>
            </w:tcPrChange>
          </w:tcPr>
          <w:p w14:paraId="3696D9C8" w14:textId="4AE202E8" w:rsidR="00C20551" w:rsidRPr="003E46DE" w:rsidRDefault="00C20551" w:rsidP="00337368">
            <w:pPr>
              <w:pStyle w:val="TabelleText"/>
            </w:pPr>
            <w:r>
              <w:t>1.0</w:t>
            </w:r>
          </w:p>
        </w:tc>
        <w:tc>
          <w:tcPr>
            <w:tcW w:w="1453" w:type="dxa"/>
            <w:tcPrChange w:id="24" w:author="Singh, Pranav" w:date="2022-11-02T16:52:00Z">
              <w:tcPr>
                <w:tcW w:w="1446" w:type="dxa"/>
                <w:gridSpan w:val="2"/>
              </w:tcPr>
            </w:tcPrChange>
          </w:tcPr>
          <w:p w14:paraId="542D9C08" w14:textId="03554020" w:rsidR="00C20551" w:rsidRPr="003E46DE" w:rsidRDefault="00C20551" w:rsidP="00337368">
            <w:pPr>
              <w:pStyle w:val="TabelleText"/>
            </w:pPr>
            <w:r>
              <w:t>Sep. 18, 19</w:t>
            </w:r>
          </w:p>
        </w:tc>
        <w:tc>
          <w:tcPr>
            <w:tcW w:w="6565" w:type="dxa"/>
            <w:tcPrChange w:id="25" w:author="Singh, Pranav" w:date="2022-11-02T16:52:00Z">
              <w:tcPr>
                <w:tcW w:w="6531" w:type="dxa"/>
                <w:gridSpan w:val="2"/>
              </w:tcPr>
            </w:tcPrChange>
          </w:tcPr>
          <w:p w14:paraId="2D018952" w14:textId="332BECDC" w:rsidR="00C20551" w:rsidRPr="003E46DE" w:rsidRDefault="00C20551" w:rsidP="00337368">
            <w:pPr>
              <w:pStyle w:val="TabelleText"/>
            </w:pPr>
            <w:r>
              <w:t>First official release</w:t>
            </w:r>
          </w:p>
        </w:tc>
      </w:tr>
      <w:tr w:rsidR="00C20551" w:rsidRPr="003E46DE" w14:paraId="70B5EC3A" w14:textId="77777777" w:rsidTr="00DE52AB">
        <w:trPr>
          <w:trHeight w:val="143"/>
          <w:trPrChange w:id="26" w:author="Singh, Pranav" w:date="2022-11-02T16:52:00Z">
            <w:trPr>
              <w:gridAfter w:val="0"/>
              <w:trHeight w:val="150"/>
            </w:trPr>
          </w:trPrChange>
        </w:trPr>
        <w:tc>
          <w:tcPr>
            <w:tcW w:w="1398" w:type="dxa"/>
            <w:tcPrChange w:id="27" w:author="Singh, Pranav" w:date="2022-11-02T16:52:00Z">
              <w:tcPr>
                <w:tcW w:w="1391" w:type="dxa"/>
              </w:tcPr>
            </w:tcPrChange>
          </w:tcPr>
          <w:p w14:paraId="593D6EED" w14:textId="52435DC3" w:rsidR="00C20551" w:rsidRPr="003E46DE" w:rsidRDefault="00C20551" w:rsidP="00337368">
            <w:pPr>
              <w:pStyle w:val="TabelleText"/>
            </w:pPr>
            <w:r>
              <w:t>1.1</w:t>
            </w:r>
          </w:p>
        </w:tc>
        <w:tc>
          <w:tcPr>
            <w:tcW w:w="1453" w:type="dxa"/>
            <w:tcPrChange w:id="28" w:author="Singh, Pranav" w:date="2022-11-02T16:52:00Z">
              <w:tcPr>
                <w:tcW w:w="1446" w:type="dxa"/>
                <w:gridSpan w:val="2"/>
              </w:tcPr>
            </w:tcPrChange>
          </w:tcPr>
          <w:p w14:paraId="24D54CE5" w14:textId="7B6EC6DE" w:rsidR="00C20551" w:rsidRPr="003E46DE" w:rsidRDefault="00C20551" w:rsidP="00337368">
            <w:pPr>
              <w:pStyle w:val="TabelleText"/>
            </w:pPr>
            <w:r>
              <w:t>Sep. 23, 19</w:t>
            </w:r>
          </w:p>
        </w:tc>
        <w:tc>
          <w:tcPr>
            <w:tcW w:w="6565" w:type="dxa"/>
            <w:tcPrChange w:id="29" w:author="Singh, Pranav" w:date="2022-11-02T16:52:00Z">
              <w:tcPr>
                <w:tcW w:w="6531" w:type="dxa"/>
                <w:gridSpan w:val="2"/>
              </w:tcPr>
            </w:tcPrChange>
          </w:tcPr>
          <w:p w14:paraId="1280C298" w14:textId="75A0EC3E" w:rsidR="00C20551" w:rsidRPr="003E46DE" w:rsidRDefault="00C20551" w:rsidP="00337368">
            <w:pPr>
              <w:pStyle w:val="TabelleText"/>
            </w:pPr>
            <w:r>
              <w:t>Added limitations and FAQ</w:t>
            </w:r>
          </w:p>
        </w:tc>
      </w:tr>
      <w:tr w:rsidR="00C20551" w:rsidRPr="003E46DE" w14:paraId="66A6FD91" w14:textId="77777777" w:rsidTr="00DE52AB">
        <w:trPr>
          <w:trHeight w:val="316"/>
          <w:trPrChange w:id="30" w:author="Singh, Pranav" w:date="2022-11-02T16:52:00Z">
            <w:trPr>
              <w:gridAfter w:val="0"/>
              <w:trHeight w:val="330"/>
            </w:trPr>
          </w:trPrChange>
        </w:trPr>
        <w:tc>
          <w:tcPr>
            <w:tcW w:w="1398" w:type="dxa"/>
            <w:tcPrChange w:id="31" w:author="Singh, Pranav" w:date="2022-11-02T16:52:00Z">
              <w:tcPr>
                <w:tcW w:w="1391" w:type="dxa"/>
              </w:tcPr>
            </w:tcPrChange>
          </w:tcPr>
          <w:p w14:paraId="0E3450F4" w14:textId="18360CA7" w:rsidR="00C20551" w:rsidRPr="003E46DE" w:rsidRDefault="00C20551" w:rsidP="00337368">
            <w:pPr>
              <w:pStyle w:val="TabelleText"/>
            </w:pPr>
            <w:r>
              <w:t>1.2</w:t>
            </w:r>
          </w:p>
        </w:tc>
        <w:tc>
          <w:tcPr>
            <w:tcW w:w="1453" w:type="dxa"/>
            <w:tcPrChange w:id="32" w:author="Singh, Pranav" w:date="2022-11-02T16:52:00Z">
              <w:tcPr>
                <w:tcW w:w="1446" w:type="dxa"/>
                <w:gridSpan w:val="2"/>
              </w:tcPr>
            </w:tcPrChange>
          </w:tcPr>
          <w:p w14:paraId="08125911" w14:textId="30C25EB1" w:rsidR="00C20551" w:rsidRPr="003E46DE" w:rsidRDefault="00C20551" w:rsidP="00337368">
            <w:pPr>
              <w:pStyle w:val="TabelleText"/>
            </w:pPr>
            <w:r>
              <w:t>Oct. 7, 19</w:t>
            </w:r>
          </w:p>
        </w:tc>
        <w:tc>
          <w:tcPr>
            <w:tcW w:w="6565" w:type="dxa"/>
            <w:tcPrChange w:id="33" w:author="Singh, Pranav" w:date="2022-11-02T16:52:00Z">
              <w:tcPr>
                <w:tcW w:w="6531" w:type="dxa"/>
                <w:gridSpan w:val="2"/>
              </w:tcPr>
            </w:tcPrChange>
          </w:tcPr>
          <w:p w14:paraId="7ADC0B36" w14:textId="616E8C6E" w:rsidR="00C20551" w:rsidRPr="003E46DE" w:rsidRDefault="00C20551" w:rsidP="00337368">
            <w:pPr>
              <w:pStyle w:val="TabelleText"/>
            </w:pPr>
            <w:r>
              <w:t>Added new table “</w:t>
            </w:r>
            <w:proofErr w:type="spellStart"/>
            <w:r w:rsidRPr="009371EB">
              <w:t>ol_otc_product_to_category</w:t>
            </w:r>
            <w:proofErr w:type="spellEnd"/>
            <w:r>
              <w:t>” in chapter “Database table structure”</w:t>
            </w:r>
          </w:p>
        </w:tc>
      </w:tr>
      <w:tr w:rsidR="00C20551" w:rsidRPr="003E46DE" w14:paraId="10F0EE47" w14:textId="77777777" w:rsidTr="00DE52AB">
        <w:trPr>
          <w:trHeight w:val="763"/>
          <w:trPrChange w:id="34" w:author="Singh, Pranav" w:date="2022-11-02T16:52:00Z">
            <w:trPr>
              <w:gridAfter w:val="0"/>
              <w:trHeight w:val="796"/>
            </w:trPr>
          </w:trPrChange>
        </w:trPr>
        <w:tc>
          <w:tcPr>
            <w:tcW w:w="1398" w:type="dxa"/>
            <w:tcPrChange w:id="35" w:author="Singh, Pranav" w:date="2022-11-02T16:52:00Z">
              <w:tcPr>
                <w:tcW w:w="1391" w:type="dxa"/>
              </w:tcPr>
            </w:tcPrChange>
          </w:tcPr>
          <w:p w14:paraId="19E9463E" w14:textId="62927E04" w:rsidR="00C20551" w:rsidRDefault="00C20551" w:rsidP="00435C35">
            <w:pPr>
              <w:pStyle w:val="TabelleText"/>
            </w:pPr>
            <w:r>
              <w:t>1.3</w:t>
            </w:r>
          </w:p>
        </w:tc>
        <w:tc>
          <w:tcPr>
            <w:tcW w:w="1453" w:type="dxa"/>
            <w:tcPrChange w:id="36" w:author="Singh, Pranav" w:date="2022-11-02T16:52:00Z">
              <w:tcPr>
                <w:tcW w:w="1446" w:type="dxa"/>
                <w:gridSpan w:val="2"/>
              </w:tcPr>
            </w:tcPrChange>
          </w:tcPr>
          <w:p w14:paraId="2538688E" w14:textId="1AAE1196" w:rsidR="00C20551" w:rsidRDefault="00C20551" w:rsidP="00435C35">
            <w:pPr>
              <w:pStyle w:val="TabelleText"/>
            </w:pPr>
            <w:r>
              <w:t>Oct. 22, 19</w:t>
            </w:r>
          </w:p>
        </w:tc>
        <w:tc>
          <w:tcPr>
            <w:tcW w:w="6565" w:type="dxa"/>
            <w:tcPrChange w:id="37" w:author="Singh, Pranav" w:date="2022-11-02T16:52:00Z">
              <w:tcPr>
                <w:tcW w:w="6531" w:type="dxa"/>
                <w:gridSpan w:val="2"/>
              </w:tcPr>
            </w:tcPrChange>
          </w:tcPr>
          <w:p w14:paraId="1D7E6A62" w14:textId="61E6C824" w:rsidR="00C20551" w:rsidRDefault="00C20551" w:rsidP="00435C35">
            <w:pPr>
              <w:pStyle w:val="TabelleText"/>
            </w:pPr>
            <w:r>
              <w:t>Added new table “</w:t>
            </w:r>
            <w:proofErr w:type="spellStart"/>
            <w:r w:rsidRPr="00435C35">
              <w:t>dim_ol_reseller_tenants</w:t>
            </w:r>
            <w:proofErr w:type="spellEnd"/>
            <w:r>
              <w:t>” in chapter “Database table structure”</w:t>
            </w:r>
          </w:p>
          <w:p w14:paraId="68ACB596" w14:textId="20E7B421" w:rsidR="00C20551" w:rsidRDefault="00C20551" w:rsidP="00435C35">
            <w:pPr>
              <w:pStyle w:val="TabelleText"/>
            </w:pPr>
            <w:r>
              <w:t>Added description of each table in chapter Database table structure</w:t>
            </w:r>
          </w:p>
          <w:p w14:paraId="7A3651E6" w14:textId="6CDFB6E5" w:rsidR="00C20551" w:rsidRDefault="00C20551" w:rsidP="00435C35">
            <w:pPr>
              <w:pStyle w:val="TabelleText"/>
            </w:pPr>
            <w:r>
              <w:t>Added description for “</w:t>
            </w:r>
            <w:proofErr w:type="spellStart"/>
            <w:r>
              <w:t>Value_type</w:t>
            </w:r>
            <w:proofErr w:type="spellEnd"/>
            <w:r>
              <w:t xml:space="preserve">” in </w:t>
            </w:r>
            <w:proofErr w:type="spellStart"/>
            <w:r>
              <w:t>Business.sap</w:t>
            </w:r>
            <w:proofErr w:type="spellEnd"/>
            <w:r>
              <w:t xml:space="preserve"> and </w:t>
            </w:r>
            <w:proofErr w:type="spellStart"/>
            <w:r>
              <w:t>Business.sap_tag</w:t>
            </w:r>
            <w:proofErr w:type="spellEnd"/>
            <w:r>
              <w:t xml:space="preserve"> table</w:t>
            </w:r>
          </w:p>
        </w:tc>
      </w:tr>
      <w:tr w:rsidR="00C20551" w:rsidRPr="003E46DE" w14:paraId="56B9DBED" w14:textId="77777777" w:rsidTr="00DE52AB">
        <w:trPr>
          <w:trHeight w:val="316"/>
          <w:trPrChange w:id="38" w:author="Singh, Pranav" w:date="2022-11-02T16:52:00Z">
            <w:trPr>
              <w:gridAfter w:val="0"/>
              <w:trHeight w:val="330"/>
            </w:trPr>
          </w:trPrChange>
        </w:trPr>
        <w:tc>
          <w:tcPr>
            <w:tcW w:w="1398" w:type="dxa"/>
            <w:tcPrChange w:id="39" w:author="Singh, Pranav" w:date="2022-11-02T16:52:00Z">
              <w:tcPr>
                <w:tcW w:w="1391" w:type="dxa"/>
              </w:tcPr>
            </w:tcPrChange>
          </w:tcPr>
          <w:p w14:paraId="0DA2FA67" w14:textId="2B8B2710" w:rsidR="00C20551" w:rsidRDefault="00C20551" w:rsidP="00435C35">
            <w:pPr>
              <w:pStyle w:val="TabelleText"/>
            </w:pPr>
            <w:r>
              <w:t>1.4</w:t>
            </w:r>
          </w:p>
        </w:tc>
        <w:tc>
          <w:tcPr>
            <w:tcW w:w="1453" w:type="dxa"/>
            <w:tcPrChange w:id="40" w:author="Singh, Pranav" w:date="2022-11-02T16:52:00Z">
              <w:tcPr>
                <w:tcW w:w="1446" w:type="dxa"/>
                <w:gridSpan w:val="2"/>
              </w:tcPr>
            </w:tcPrChange>
          </w:tcPr>
          <w:p w14:paraId="406D0694" w14:textId="29E6D9E4" w:rsidR="00C20551" w:rsidRDefault="00C20551" w:rsidP="00435C35">
            <w:pPr>
              <w:pStyle w:val="TabelleText"/>
            </w:pPr>
            <w:r>
              <w:t>Nov. 01, 19</w:t>
            </w:r>
          </w:p>
        </w:tc>
        <w:tc>
          <w:tcPr>
            <w:tcW w:w="6565" w:type="dxa"/>
            <w:tcPrChange w:id="41" w:author="Singh, Pranav" w:date="2022-11-02T16:52:00Z">
              <w:tcPr>
                <w:tcW w:w="6531" w:type="dxa"/>
                <w:gridSpan w:val="2"/>
              </w:tcPr>
            </w:tcPrChange>
          </w:tcPr>
          <w:p w14:paraId="34F283DF" w14:textId="19146D4C" w:rsidR="00C20551" w:rsidRDefault="00C20551" w:rsidP="00435C35">
            <w:pPr>
              <w:pStyle w:val="TabelleText"/>
            </w:pPr>
            <w:r>
              <w:t>Clarified difference between “</w:t>
            </w:r>
            <w:proofErr w:type="spellStart"/>
            <w:r>
              <w:t>out_sap_value</w:t>
            </w:r>
            <w:proofErr w:type="spellEnd"/>
            <w:r>
              <w:t>” and “</w:t>
            </w:r>
            <w:proofErr w:type="spellStart"/>
            <w:r>
              <w:t>src_sap_value</w:t>
            </w:r>
            <w:proofErr w:type="spellEnd"/>
            <w:r>
              <w:t>” in chapter “database table structure”</w:t>
            </w:r>
          </w:p>
        </w:tc>
      </w:tr>
      <w:tr w:rsidR="00C20551" w:rsidRPr="003E46DE" w14:paraId="6FBD4250" w14:textId="77777777" w:rsidTr="00DE52AB">
        <w:trPr>
          <w:trHeight w:val="143"/>
          <w:trPrChange w:id="42" w:author="Singh, Pranav" w:date="2022-11-02T16:52:00Z">
            <w:trPr>
              <w:gridAfter w:val="0"/>
              <w:trHeight w:val="150"/>
            </w:trPr>
          </w:trPrChange>
        </w:trPr>
        <w:tc>
          <w:tcPr>
            <w:tcW w:w="1398" w:type="dxa"/>
            <w:tcPrChange w:id="43" w:author="Singh, Pranav" w:date="2022-11-02T16:52:00Z">
              <w:tcPr>
                <w:tcW w:w="1391" w:type="dxa"/>
              </w:tcPr>
            </w:tcPrChange>
          </w:tcPr>
          <w:p w14:paraId="639926F3" w14:textId="4D3D8D43" w:rsidR="00C20551" w:rsidRDefault="00C20551" w:rsidP="00435C35">
            <w:pPr>
              <w:pStyle w:val="TabelleText"/>
            </w:pPr>
            <w:r>
              <w:t>1.5</w:t>
            </w:r>
          </w:p>
        </w:tc>
        <w:tc>
          <w:tcPr>
            <w:tcW w:w="1453" w:type="dxa"/>
            <w:tcPrChange w:id="44" w:author="Singh, Pranav" w:date="2022-11-02T16:52:00Z">
              <w:tcPr>
                <w:tcW w:w="1446" w:type="dxa"/>
                <w:gridSpan w:val="2"/>
              </w:tcPr>
            </w:tcPrChange>
          </w:tcPr>
          <w:p w14:paraId="05783423" w14:textId="7591139F" w:rsidR="00C20551" w:rsidRDefault="00C20551" w:rsidP="00435C35">
            <w:pPr>
              <w:pStyle w:val="TabelleText"/>
            </w:pPr>
            <w:r>
              <w:t>Nov. 06, 19</w:t>
            </w:r>
          </w:p>
        </w:tc>
        <w:tc>
          <w:tcPr>
            <w:tcW w:w="6565" w:type="dxa"/>
            <w:tcPrChange w:id="45" w:author="Singh, Pranav" w:date="2022-11-02T16:52:00Z">
              <w:tcPr>
                <w:tcW w:w="6531" w:type="dxa"/>
                <w:gridSpan w:val="2"/>
              </w:tcPr>
            </w:tcPrChange>
          </w:tcPr>
          <w:p w14:paraId="71BCB6C9" w14:textId="2A2A3A44" w:rsidR="00C20551" w:rsidRDefault="00C20551" w:rsidP="00435C35">
            <w:pPr>
              <w:pStyle w:val="TabelleText"/>
            </w:pPr>
            <w:r>
              <w:t>Added new table “</w:t>
            </w:r>
            <w:proofErr w:type="spellStart"/>
            <w:r w:rsidRPr="00674275">
              <w:t>dim_ol_sap_tags</w:t>
            </w:r>
            <w:proofErr w:type="spellEnd"/>
            <w:r>
              <w:t>” in chapter “database table structure”</w:t>
            </w:r>
          </w:p>
        </w:tc>
      </w:tr>
      <w:tr w:rsidR="00C20551" w:rsidRPr="003E46DE" w14:paraId="210EC977" w14:textId="77777777" w:rsidTr="00DE52AB">
        <w:trPr>
          <w:trHeight w:val="158"/>
          <w:trPrChange w:id="46" w:author="Singh, Pranav" w:date="2022-11-02T16:52:00Z">
            <w:trPr>
              <w:gridAfter w:val="0"/>
              <w:trHeight w:val="165"/>
            </w:trPr>
          </w:trPrChange>
        </w:trPr>
        <w:tc>
          <w:tcPr>
            <w:tcW w:w="1398" w:type="dxa"/>
            <w:tcPrChange w:id="47" w:author="Singh, Pranav" w:date="2022-11-02T16:52:00Z">
              <w:tcPr>
                <w:tcW w:w="1391" w:type="dxa"/>
              </w:tcPr>
            </w:tcPrChange>
          </w:tcPr>
          <w:p w14:paraId="1ECB05C1" w14:textId="4DA2895B" w:rsidR="00C20551" w:rsidRDefault="00C20551" w:rsidP="00435C35">
            <w:pPr>
              <w:pStyle w:val="TabelleText"/>
            </w:pPr>
            <w:r>
              <w:t>1.6</w:t>
            </w:r>
          </w:p>
        </w:tc>
        <w:tc>
          <w:tcPr>
            <w:tcW w:w="1453" w:type="dxa"/>
            <w:tcPrChange w:id="48" w:author="Singh, Pranav" w:date="2022-11-02T16:52:00Z">
              <w:tcPr>
                <w:tcW w:w="1446" w:type="dxa"/>
                <w:gridSpan w:val="2"/>
              </w:tcPr>
            </w:tcPrChange>
          </w:tcPr>
          <w:p w14:paraId="6DA871A3" w14:textId="647F136A" w:rsidR="00C20551" w:rsidRDefault="00C20551" w:rsidP="00435C35">
            <w:pPr>
              <w:pStyle w:val="TabelleText"/>
            </w:pPr>
            <w:r>
              <w:t>Nov. 14, 19</w:t>
            </w:r>
          </w:p>
        </w:tc>
        <w:tc>
          <w:tcPr>
            <w:tcW w:w="6565" w:type="dxa"/>
            <w:tcPrChange w:id="49" w:author="Singh, Pranav" w:date="2022-11-02T16:52:00Z">
              <w:tcPr>
                <w:tcW w:w="6531" w:type="dxa"/>
                <w:gridSpan w:val="2"/>
              </w:tcPr>
            </w:tcPrChange>
          </w:tcPr>
          <w:p w14:paraId="45B738E7" w14:textId="37C4561D" w:rsidR="00C20551" w:rsidRDefault="00C20551" w:rsidP="00435C35">
            <w:pPr>
              <w:pStyle w:val="TabelleText"/>
            </w:pPr>
            <w:r>
              <w:t>Added new FAQ and clarified limitations</w:t>
            </w:r>
          </w:p>
        </w:tc>
      </w:tr>
      <w:tr w:rsidR="00C20551" w:rsidRPr="003E46DE" w14:paraId="2CD4D934" w14:textId="77777777" w:rsidTr="00DE52AB">
        <w:trPr>
          <w:trHeight w:val="158"/>
          <w:trPrChange w:id="50" w:author="Singh, Pranav" w:date="2022-11-02T16:52:00Z">
            <w:trPr>
              <w:gridAfter w:val="0"/>
              <w:trHeight w:val="165"/>
            </w:trPr>
          </w:trPrChange>
        </w:trPr>
        <w:tc>
          <w:tcPr>
            <w:tcW w:w="1398" w:type="dxa"/>
            <w:tcPrChange w:id="51" w:author="Singh, Pranav" w:date="2022-11-02T16:52:00Z">
              <w:tcPr>
                <w:tcW w:w="1391" w:type="dxa"/>
              </w:tcPr>
            </w:tcPrChange>
          </w:tcPr>
          <w:p w14:paraId="306EAB19" w14:textId="7290C5FD" w:rsidR="00C20551" w:rsidRDefault="00C20551" w:rsidP="00435C35">
            <w:pPr>
              <w:pStyle w:val="TabelleText"/>
            </w:pPr>
            <w:r>
              <w:t>1.7</w:t>
            </w:r>
          </w:p>
        </w:tc>
        <w:tc>
          <w:tcPr>
            <w:tcW w:w="1453" w:type="dxa"/>
            <w:tcPrChange w:id="52" w:author="Singh, Pranav" w:date="2022-11-02T16:52:00Z">
              <w:tcPr>
                <w:tcW w:w="1446" w:type="dxa"/>
                <w:gridSpan w:val="2"/>
              </w:tcPr>
            </w:tcPrChange>
          </w:tcPr>
          <w:p w14:paraId="20A69C93" w14:textId="4DE8E3A0" w:rsidR="00C20551" w:rsidRDefault="00C20551" w:rsidP="00435C35">
            <w:pPr>
              <w:pStyle w:val="TabelleText"/>
            </w:pPr>
            <w:r>
              <w:t>Nov. 20, 19</w:t>
            </w:r>
          </w:p>
        </w:tc>
        <w:tc>
          <w:tcPr>
            <w:tcW w:w="6565" w:type="dxa"/>
            <w:tcPrChange w:id="53" w:author="Singh, Pranav" w:date="2022-11-02T16:52:00Z">
              <w:tcPr>
                <w:tcW w:w="6531" w:type="dxa"/>
                <w:gridSpan w:val="2"/>
              </w:tcPr>
            </w:tcPrChange>
          </w:tcPr>
          <w:p w14:paraId="29333715" w14:textId="390325F1" w:rsidR="00C20551" w:rsidRDefault="00C20551" w:rsidP="00435C35">
            <w:pPr>
              <w:pStyle w:val="TabelleText"/>
            </w:pPr>
            <w:r>
              <w:t>Corrected description of dashboards in chapter “Access Dashboards”</w:t>
            </w:r>
          </w:p>
        </w:tc>
      </w:tr>
      <w:tr w:rsidR="00C20551" w:rsidRPr="003E46DE" w14:paraId="4E38AE1D" w14:textId="77777777" w:rsidTr="00DE52AB">
        <w:trPr>
          <w:trHeight w:val="302"/>
          <w:trPrChange w:id="54" w:author="Singh, Pranav" w:date="2022-11-02T16:52:00Z">
            <w:trPr>
              <w:gridAfter w:val="0"/>
              <w:trHeight w:val="315"/>
            </w:trPr>
          </w:trPrChange>
        </w:trPr>
        <w:tc>
          <w:tcPr>
            <w:tcW w:w="1398" w:type="dxa"/>
            <w:tcPrChange w:id="55" w:author="Singh, Pranav" w:date="2022-11-02T16:52:00Z">
              <w:tcPr>
                <w:tcW w:w="1391" w:type="dxa"/>
              </w:tcPr>
            </w:tcPrChange>
          </w:tcPr>
          <w:p w14:paraId="6C8A4A75" w14:textId="6EFA3E88" w:rsidR="00C20551" w:rsidRDefault="00C20551" w:rsidP="00435C35">
            <w:pPr>
              <w:pStyle w:val="TabelleText"/>
            </w:pPr>
            <w:r>
              <w:t>1.8</w:t>
            </w:r>
          </w:p>
        </w:tc>
        <w:tc>
          <w:tcPr>
            <w:tcW w:w="1453" w:type="dxa"/>
            <w:tcPrChange w:id="56" w:author="Singh, Pranav" w:date="2022-11-02T16:52:00Z">
              <w:tcPr>
                <w:tcW w:w="1446" w:type="dxa"/>
                <w:gridSpan w:val="2"/>
              </w:tcPr>
            </w:tcPrChange>
          </w:tcPr>
          <w:p w14:paraId="1057653D" w14:textId="2F58DA9A" w:rsidR="00C20551" w:rsidRDefault="00C20551" w:rsidP="00435C35">
            <w:pPr>
              <w:pStyle w:val="TabelleText"/>
            </w:pPr>
            <w:r>
              <w:t>Nov. 25, 19</w:t>
            </w:r>
          </w:p>
        </w:tc>
        <w:tc>
          <w:tcPr>
            <w:tcW w:w="6565" w:type="dxa"/>
            <w:tcPrChange w:id="57" w:author="Singh, Pranav" w:date="2022-11-02T16:52:00Z">
              <w:tcPr>
                <w:tcW w:w="6531" w:type="dxa"/>
                <w:gridSpan w:val="2"/>
              </w:tcPr>
            </w:tcPrChange>
          </w:tcPr>
          <w:p w14:paraId="683B83B5" w14:textId="1D5AEDBA" w:rsidR="00C20551" w:rsidRDefault="00C20551" w:rsidP="00435C35">
            <w:pPr>
              <w:pStyle w:val="TabelleText"/>
            </w:pPr>
            <w:r>
              <w:t xml:space="preserve">Reworked chapter 3.3 Setup alerts, more clear and structured description </w:t>
            </w:r>
            <w:r w:rsidR="00204D68">
              <w:t xml:space="preserve">of </w:t>
            </w:r>
            <w:proofErr w:type="gramStart"/>
            <w:r>
              <w:t>how to</w:t>
            </w:r>
            <w:proofErr w:type="gramEnd"/>
            <w:r>
              <w:t xml:space="preserve"> setup alerts.</w:t>
            </w:r>
          </w:p>
        </w:tc>
      </w:tr>
      <w:tr w:rsidR="00C20551" w:rsidRPr="003E46DE" w14:paraId="2A810145" w14:textId="77777777" w:rsidTr="00DE52AB">
        <w:trPr>
          <w:trHeight w:val="923"/>
          <w:trPrChange w:id="58" w:author="Singh, Pranav" w:date="2022-11-02T16:52:00Z">
            <w:trPr>
              <w:gridAfter w:val="0"/>
              <w:trHeight w:val="962"/>
            </w:trPr>
          </w:trPrChange>
        </w:trPr>
        <w:tc>
          <w:tcPr>
            <w:tcW w:w="1398" w:type="dxa"/>
            <w:tcPrChange w:id="59" w:author="Singh, Pranav" w:date="2022-11-02T16:52:00Z">
              <w:tcPr>
                <w:tcW w:w="1391" w:type="dxa"/>
              </w:tcPr>
            </w:tcPrChange>
          </w:tcPr>
          <w:p w14:paraId="5712A9E9" w14:textId="68A3E797" w:rsidR="00C20551" w:rsidRDefault="00C20551" w:rsidP="00435C35">
            <w:pPr>
              <w:pStyle w:val="TabelleText"/>
            </w:pPr>
            <w:r>
              <w:t>1.9</w:t>
            </w:r>
          </w:p>
        </w:tc>
        <w:tc>
          <w:tcPr>
            <w:tcW w:w="1453" w:type="dxa"/>
            <w:tcPrChange w:id="60" w:author="Singh, Pranav" w:date="2022-11-02T16:52:00Z">
              <w:tcPr>
                <w:tcW w:w="1446" w:type="dxa"/>
                <w:gridSpan w:val="2"/>
              </w:tcPr>
            </w:tcPrChange>
          </w:tcPr>
          <w:p w14:paraId="020D3AF2" w14:textId="69D32D37" w:rsidR="00C20551" w:rsidRDefault="00C20551" w:rsidP="00435C35">
            <w:pPr>
              <w:pStyle w:val="TabelleText"/>
            </w:pPr>
            <w:r>
              <w:t>Dec. 04, 19</w:t>
            </w:r>
          </w:p>
        </w:tc>
        <w:tc>
          <w:tcPr>
            <w:tcW w:w="6565" w:type="dxa"/>
            <w:tcPrChange w:id="61" w:author="Singh, Pranav" w:date="2022-11-02T16:52:00Z">
              <w:tcPr>
                <w:tcW w:w="6531" w:type="dxa"/>
                <w:gridSpan w:val="2"/>
              </w:tcPr>
            </w:tcPrChange>
          </w:tcPr>
          <w:p w14:paraId="31F03488" w14:textId="01D25951" w:rsidR="00C20551" w:rsidRDefault="00204D68" w:rsidP="00435C35">
            <w:pPr>
              <w:pStyle w:val="TabelleText"/>
            </w:pPr>
            <w:r>
              <w:t>The a</w:t>
            </w:r>
            <w:r w:rsidR="00C20551">
              <w:t>dded data field “</w:t>
            </w:r>
            <w:proofErr w:type="spellStart"/>
            <w:r w:rsidR="00C20551">
              <w:t>project_name</w:t>
            </w:r>
            <w:proofErr w:type="spellEnd"/>
            <w:r w:rsidR="00C20551">
              <w:t xml:space="preserve">” in </w:t>
            </w:r>
            <w:proofErr w:type="spellStart"/>
            <w:r w:rsidR="00C20551">
              <w:t>business.sap</w:t>
            </w:r>
            <w:proofErr w:type="spellEnd"/>
            <w:r w:rsidR="00C20551">
              <w:t xml:space="preserve">, </w:t>
            </w:r>
            <w:proofErr w:type="spellStart"/>
            <w:r w:rsidR="00C20551">
              <w:t>business.sap_tag</w:t>
            </w:r>
            <w:proofErr w:type="spellEnd"/>
          </w:p>
          <w:p w14:paraId="002ED364" w14:textId="77777777" w:rsidR="00C20551" w:rsidRDefault="00C20551" w:rsidP="00435C35">
            <w:pPr>
              <w:pStyle w:val="TabelleText"/>
            </w:pPr>
            <w:r>
              <w:t>Added new table in chapter 3.4 “database table structure”</w:t>
            </w:r>
          </w:p>
          <w:p w14:paraId="343EEE0F" w14:textId="3D4C87DB" w:rsidR="00C20551" w:rsidRDefault="00C20551" w:rsidP="00435C35">
            <w:pPr>
              <w:pStyle w:val="TabelleText"/>
            </w:pPr>
            <w:r>
              <w:t xml:space="preserve">Changed description of </w:t>
            </w:r>
            <w:r w:rsidR="00204D68">
              <w:t xml:space="preserve">the </w:t>
            </w:r>
            <w:r>
              <w:t>panel in chapter 3.2.1 “tenant</w:t>
            </w:r>
            <w:r w:rsidR="00204D68">
              <w:t>-</w:t>
            </w:r>
            <w:r>
              <w:t>based Dashboard”</w:t>
            </w:r>
          </w:p>
          <w:p w14:paraId="67650BC2" w14:textId="5AE5DFB6" w:rsidR="00C20551" w:rsidRDefault="00C20551" w:rsidP="00435C35">
            <w:pPr>
              <w:pStyle w:val="TabelleText"/>
            </w:pPr>
            <w:r>
              <w:t xml:space="preserve">Removed limitation of </w:t>
            </w:r>
            <w:proofErr w:type="spellStart"/>
            <w:r>
              <w:t>project_id</w:t>
            </w:r>
            <w:proofErr w:type="spellEnd"/>
            <w:r>
              <w:t xml:space="preserve">, all </w:t>
            </w:r>
            <w:proofErr w:type="spellStart"/>
            <w:r>
              <w:t>project_</w:t>
            </w:r>
            <w:proofErr w:type="gramStart"/>
            <w:r>
              <w:t>name’s</w:t>
            </w:r>
            <w:proofErr w:type="spellEnd"/>
            <w:proofErr w:type="gramEnd"/>
            <w:r>
              <w:t xml:space="preserve"> are available now</w:t>
            </w:r>
            <w:r>
              <w:br/>
              <w:t>Changed description of default dashboards in chapter 3.2 “Access Dashboards”</w:t>
            </w:r>
          </w:p>
        </w:tc>
      </w:tr>
      <w:tr w:rsidR="00C20551" w:rsidRPr="003E46DE" w14:paraId="20326AA2" w14:textId="77777777" w:rsidTr="00DE52AB">
        <w:trPr>
          <w:trHeight w:val="158"/>
          <w:trPrChange w:id="62" w:author="Singh, Pranav" w:date="2022-11-02T16:52:00Z">
            <w:trPr>
              <w:gridAfter w:val="0"/>
              <w:trHeight w:val="165"/>
            </w:trPr>
          </w:trPrChange>
        </w:trPr>
        <w:tc>
          <w:tcPr>
            <w:tcW w:w="1398" w:type="dxa"/>
            <w:tcPrChange w:id="63" w:author="Singh, Pranav" w:date="2022-11-02T16:52:00Z">
              <w:tcPr>
                <w:tcW w:w="1391" w:type="dxa"/>
              </w:tcPr>
            </w:tcPrChange>
          </w:tcPr>
          <w:p w14:paraId="5AFE1677" w14:textId="0E686407" w:rsidR="00C20551" w:rsidRDefault="00C20551" w:rsidP="00435C35">
            <w:pPr>
              <w:pStyle w:val="TabelleText"/>
            </w:pPr>
            <w:r>
              <w:t>1.10</w:t>
            </w:r>
          </w:p>
        </w:tc>
        <w:tc>
          <w:tcPr>
            <w:tcW w:w="1453" w:type="dxa"/>
            <w:tcPrChange w:id="64" w:author="Singh, Pranav" w:date="2022-11-02T16:52:00Z">
              <w:tcPr>
                <w:tcW w:w="1446" w:type="dxa"/>
                <w:gridSpan w:val="2"/>
              </w:tcPr>
            </w:tcPrChange>
          </w:tcPr>
          <w:p w14:paraId="60B0B802" w14:textId="0429DDEC" w:rsidR="00C20551" w:rsidRDefault="00C20551" w:rsidP="00435C35">
            <w:pPr>
              <w:pStyle w:val="TabelleText"/>
            </w:pPr>
            <w:r>
              <w:t>Dec. 05, 19</w:t>
            </w:r>
          </w:p>
        </w:tc>
        <w:tc>
          <w:tcPr>
            <w:tcW w:w="6565" w:type="dxa"/>
            <w:tcPrChange w:id="65" w:author="Singh, Pranav" w:date="2022-11-02T16:52:00Z">
              <w:tcPr>
                <w:tcW w:w="6531" w:type="dxa"/>
                <w:gridSpan w:val="2"/>
              </w:tcPr>
            </w:tcPrChange>
          </w:tcPr>
          <w:p w14:paraId="0EE91E0C" w14:textId="004403B2" w:rsidR="00C20551" w:rsidRDefault="00C20551" w:rsidP="00435C35">
            <w:pPr>
              <w:pStyle w:val="TabelleText"/>
            </w:pPr>
            <w:r>
              <w:t>Fixed spelling mistake in chapter 3.4 for “</w:t>
            </w:r>
            <w:proofErr w:type="spellStart"/>
            <w:r>
              <w:t>resource_id</w:t>
            </w:r>
            <w:proofErr w:type="spellEnd"/>
            <w:r>
              <w:t>”</w:t>
            </w:r>
          </w:p>
        </w:tc>
      </w:tr>
      <w:tr w:rsidR="00C20551" w:rsidRPr="003E46DE" w14:paraId="58707FEA" w14:textId="77777777" w:rsidTr="00DE52AB">
        <w:trPr>
          <w:trHeight w:val="923"/>
          <w:trPrChange w:id="66" w:author="Singh, Pranav" w:date="2022-11-02T16:52:00Z">
            <w:trPr>
              <w:gridAfter w:val="0"/>
              <w:trHeight w:val="962"/>
            </w:trPr>
          </w:trPrChange>
        </w:trPr>
        <w:tc>
          <w:tcPr>
            <w:tcW w:w="1398" w:type="dxa"/>
            <w:tcPrChange w:id="67" w:author="Singh, Pranav" w:date="2022-11-02T16:52:00Z">
              <w:tcPr>
                <w:tcW w:w="1391" w:type="dxa"/>
              </w:tcPr>
            </w:tcPrChange>
          </w:tcPr>
          <w:p w14:paraId="6EF42142" w14:textId="5A00D7BB" w:rsidR="00C20551" w:rsidRDefault="00C20551" w:rsidP="00435C35">
            <w:pPr>
              <w:pStyle w:val="TabelleText"/>
            </w:pPr>
            <w:r>
              <w:t>1.11</w:t>
            </w:r>
          </w:p>
        </w:tc>
        <w:tc>
          <w:tcPr>
            <w:tcW w:w="1453" w:type="dxa"/>
            <w:tcPrChange w:id="68" w:author="Singh, Pranav" w:date="2022-11-02T16:52:00Z">
              <w:tcPr>
                <w:tcW w:w="1446" w:type="dxa"/>
                <w:gridSpan w:val="2"/>
              </w:tcPr>
            </w:tcPrChange>
          </w:tcPr>
          <w:p w14:paraId="26ACC1A3" w14:textId="799016FF" w:rsidR="00C20551" w:rsidRDefault="00C20551" w:rsidP="00435C35">
            <w:pPr>
              <w:pStyle w:val="TabelleText"/>
            </w:pPr>
            <w:r>
              <w:t>Dec. 17, 19</w:t>
            </w:r>
          </w:p>
        </w:tc>
        <w:tc>
          <w:tcPr>
            <w:tcW w:w="6565" w:type="dxa"/>
            <w:tcPrChange w:id="69" w:author="Singh, Pranav" w:date="2022-11-02T16:52:00Z">
              <w:tcPr>
                <w:tcW w:w="6531" w:type="dxa"/>
                <w:gridSpan w:val="2"/>
              </w:tcPr>
            </w:tcPrChange>
          </w:tcPr>
          <w:p w14:paraId="070B57B2" w14:textId="77777777" w:rsidR="00C20551" w:rsidRDefault="00C20551" w:rsidP="00435C35">
            <w:pPr>
              <w:pStyle w:val="TabelleText"/>
            </w:pPr>
            <w:r>
              <w:t>Added chapter “API”</w:t>
            </w:r>
          </w:p>
          <w:p w14:paraId="0A6A2D5F" w14:textId="77777777" w:rsidR="00C20551" w:rsidRDefault="00C20551" w:rsidP="00435C35">
            <w:pPr>
              <w:pStyle w:val="TabelleText"/>
            </w:pPr>
            <w:r>
              <w:t>Redesign of tagging dashboard and chapter “Tenant based Dashboard with Tags”</w:t>
            </w:r>
          </w:p>
          <w:p w14:paraId="635BEBC3" w14:textId="3C04A3BE" w:rsidR="00C20551" w:rsidRDefault="00C20551" w:rsidP="00435C35">
            <w:pPr>
              <w:pStyle w:val="TabelleText"/>
            </w:pPr>
            <w:r>
              <w:t xml:space="preserve">Removed limitation for discounts. They are now included in </w:t>
            </w:r>
            <w:r w:rsidR="00204D68">
              <w:t xml:space="preserve">the </w:t>
            </w:r>
            <w:proofErr w:type="spellStart"/>
            <w:r>
              <w:t>datafield</w:t>
            </w:r>
            <w:proofErr w:type="spellEnd"/>
            <w:r>
              <w:t xml:space="preserve"> “</w:t>
            </w:r>
            <w:proofErr w:type="spellStart"/>
            <w:r>
              <w:t>out_sap_value</w:t>
            </w:r>
            <w:proofErr w:type="spellEnd"/>
            <w:r>
              <w:t>”</w:t>
            </w:r>
            <w:r>
              <w:br/>
              <w:t>Added new data fields in table “</w:t>
            </w:r>
            <w:proofErr w:type="spellStart"/>
            <w:r>
              <w:t>business.sap_tag</w:t>
            </w:r>
            <w:proofErr w:type="spellEnd"/>
            <w:r>
              <w:t>”</w:t>
            </w:r>
          </w:p>
        </w:tc>
      </w:tr>
      <w:tr w:rsidR="00C20551" w:rsidRPr="003E46DE" w14:paraId="05F48E14" w14:textId="77777777" w:rsidTr="00DE52AB">
        <w:trPr>
          <w:trHeight w:val="461"/>
          <w:trPrChange w:id="70" w:author="Singh, Pranav" w:date="2022-11-02T16:52:00Z">
            <w:trPr>
              <w:gridAfter w:val="0"/>
              <w:trHeight w:val="481"/>
            </w:trPr>
          </w:trPrChange>
        </w:trPr>
        <w:tc>
          <w:tcPr>
            <w:tcW w:w="1398" w:type="dxa"/>
            <w:tcPrChange w:id="71" w:author="Singh, Pranav" w:date="2022-11-02T16:52:00Z">
              <w:tcPr>
                <w:tcW w:w="1391" w:type="dxa"/>
              </w:tcPr>
            </w:tcPrChange>
          </w:tcPr>
          <w:p w14:paraId="1DF1D0FD" w14:textId="19AD2B89" w:rsidR="00C20551" w:rsidRDefault="00C20551" w:rsidP="00435C35">
            <w:pPr>
              <w:pStyle w:val="TabelleText"/>
            </w:pPr>
            <w:r>
              <w:t>1.12</w:t>
            </w:r>
          </w:p>
        </w:tc>
        <w:tc>
          <w:tcPr>
            <w:tcW w:w="1453" w:type="dxa"/>
            <w:tcPrChange w:id="72" w:author="Singh, Pranav" w:date="2022-11-02T16:52:00Z">
              <w:tcPr>
                <w:tcW w:w="1446" w:type="dxa"/>
                <w:gridSpan w:val="2"/>
              </w:tcPr>
            </w:tcPrChange>
          </w:tcPr>
          <w:p w14:paraId="60EB3BFF" w14:textId="4B42CA54" w:rsidR="00C20551" w:rsidRDefault="00C20551" w:rsidP="00435C35">
            <w:pPr>
              <w:pStyle w:val="TabelleText"/>
            </w:pPr>
            <w:r>
              <w:t>Jan. 14, 20</w:t>
            </w:r>
          </w:p>
        </w:tc>
        <w:tc>
          <w:tcPr>
            <w:tcW w:w="6565" w:type="dxa"/>
            <w:tcPrChange w:id="73" w:author="Singh, Pranav" w:date="2022-11-02T16:52:00Z">
              <w:tcPr>
                <w:tcW w:w="6531" w:type="dxa"/>
                <w:gridSpan w:val="2"/>
              </w:tcPr>
            </w:tcPrChange>
          </w:tcPr>
          <w:p w14:paraId="63E8D233" w14:textId="190A78EE" w:rsidR="00C20551" w:rsidRDefault="00C20551" w:rsidP="00435C35">
            <w:pPr>
              <w:pStyle w:val="TabelleText"/>
            </w:pPr>
            <w:r>
              <w:t xml:space="preserve">Reworked Chapter API. New function to create </w:t>
            </w:r>
            <w:r w:rsidR="00204D68">
              <w:t xml:space="preserve">an </w:t>
            </w:r>
            <w:r>
              <w:t>API key with username + password</w:t>
            </w:r>
          </w:p>
          <w:p w14:paraId="5A7CEF48" w14:textId="52D9D25D" w:rsidR="00C20551" w:rsidRDefault="00C20551" w:rsidP="00435C35">
            <w:pPr>
              <w:pStyle w:val="TabelleText"/>
            </w:pPr>
            <w:r>
              <w:t>Added hint about how to set</w:t>
            </w:r>
            <w:r w:rsidR="00204D68">
              <w:t xml:space="preserve"> </w:t>
            </w:r>
            <w:r>
              <w:t>up alerts</w:t>
            </w:r>
          </w:p>
        </w:tc>
      </w:tr>
      <w:tr w:rsidR="00C20551" w:rsidRPr="003E46DE" w14:paraId="5B0F4C48" w14:textId="77777777" w:rsidTr="00DE52AB">
        <w:trPr>
          <w:trHeight w:val="158"/>
          <w:trPrChange w:id="74" w:author="Singh, Pranav" w:date="2022-11-02T16:52:00Z">
            <w:trPr>
              <w:gridAfter w:val="0"/>
              <w:trHeight w:val="165"/>
            </w:trPr>
          </w:trPrChange>
        </w:trPr>
        <w:tc>
          <w:tcPr>
            <w:tcW w:w="1398" w:type="dxa"/>
            <w:tcPrChange w:id="75" w:author="Singh, Pranav" w:date="2022-11-02T16:52:00Z">
              <w:tcPr>
                <w:tcW w:w="1391" w:type="dxa"/>
              </w:tcPr>
            </w:tcPrChange>
          </w:tcPr>
          <w:p w14:paraId="4E88C2BA" w14:textId="4EF39098" w:rsidR="00C20551" w:rsidRDefault="00C20551" w:rsidP="00435C35">
            <w:pPr>
              <w:pStyle w:val="TabelleText"/>
            </w:pPr>
            <w:r>
              <w:t>1.13</w:t>
            </w:r>
          </w:p>
        </w:tc>
        <w:tc>
          <w:tcPr>
            <w:tcW w:w="1453" w:type="dxa"/>
            <w:tcPrChange w:id="76" w:author="Singh, Pranav" w:date="2022-11-02T16:52:00Z">
              <w:tcPr>
                <w:tcW w:w="1446" w:type="dxa"/>
                <w:gridSpan w:val="2"/>
              </w:tcPr>
            </w:tcPrChange>
          </w:tcPr>
          <w:p w14:paraId="6FA34803" w14:textId="5C58CBFC" w:rsidR="00C20551" w:rsidRDefault="00C20551" w:rsidP="00435C35">
            <w:pPr>
              <w:pStyle w:val="TabelleText"/>
            </w:pPr>
            <w:r>
              <w:t>Jan. 17, 20</w:t>
            </w:r>
          </w:p>
        </w:tc>
        <w:tc>
          <w:tcPr>
            <w:tcW w:w="6565" w:type="dxa"/>
            <w:tcPrChange w:id="77" w:author="Singh, Pranav" w:date="2022-11-02T16:52:00Z">
              <w:tcPr>
                <w:tcW w:w="6531" w:type="dxa"/>
                <w:gridSpan w:val="2"/>
              </w:tcPr>
            </w:tcPrChange>
          </w:tcPr>
          <w:p w14:paraId="57E72F52" w14:textId="4173F4A1" w:rsidR="00C20551" w:rsidRDefault="00C20551" w:rsidP="00435C35">
            <w:pPr>
              <w:pStyle w:val="TabelleText"/>
            </w:pPr>
            <w:r>
              <w:t>Fixed minor formatting issues</w:t>
            </w:r>
          </w:p>
        </w:tc>
      </w:tr>
      <w:tr w:rsidR="00C20551" w:rsidRPr="003E46DE" w14:paraId="134718F1" w14:textId="77777777" w:rsidTr="00DE52AB">
        <w:trPr>
          <w:trHeight w:val="302"/>
          <w:trPrChange w:id="78" w:author="Singh, Pranav" w:date="2022-11-02T16:52:00Z">
            <w:trPr>
              <w:gridAfter w:val="0"/>
              <w:trHeight w:val="315"/>
            </w:trPr>
          </w:trPrChange>
        </w:trPr>
        <w:tc>
          <w:tcPr>
            <w:tcW w:w="1398" w:type="dxa"/>
            <w:tcPrChange w:id="79" w:author="Singh, Pranav" w:date="2022-11-02T16:52:00Z">
              <w:tcPr>
                <w:tcW w:w="1391" w:type="dxa"/>
              </w:tcPr>
            </w:tcPrChange>
          </w:tcPr>
          <w:p w14:paraId="34E4A536" w14:textId="56CBE66F" w:rsidR="00C20551" w:rsidRDefault="00C20551" w:rsidP="00435C35">
            <w:pPr>
              <w:pStyle w:val="TabelleText"/>
            </w:pPr>
            <w:r>
              <w:t>1.14</w:t>
            </w:r>
          </w:p>
        </w:tc>
        <w:tc>
          <w:tcPr>
            <w:tcW w:w="1453" w:type="dxa"/>
            <w:tcPrChange w:id="80" w:author="Singh, Pranav" w:date="2022-11-02T16:52:00Z">
              <w:tcPr>
                <w:tcW w:w="1446" w:type="dxa"/>
                <w:gridSpan w:val="2"/>
              </w:tcPr>
            </w:tcPrChange>
          </w:tcPr>
          <w:p w14:paraId="42A2DFD5" w14:textId="559669B9" w:rsidR="00C20551" w:rsidRDefault="00C20551" w:rsidP="00435C35">
            <w:pPr>
              <w:pStyle w:val="TabelleText"/>
            </w:pPr>
            <w:r>
              <w:t>Feb. 10, 20</w:t>
            </w:r>
          </w:p>
        </w:tc>
        <w:tc>
          <w:tcPr>
            <w:tcW w:w="6565" w:type="dxa"/>
            <w:tcPrChange w:id="81" w:author="Singh, Pranav" w:date="2022-11-02T16:52:00Z">
              <w:tcPr>
                <w:tcW w:w="6531" w:type="dxa"/>
                <w:gridSpan w:val="2"/>
              </w:tcPr>
            </w:tcPrChange>
          </w:tcPr>
          <w:p w14:paraId="13934191" w14:textId="2F1C7546" w:rsidR="00C20551" w:rsidRDefault="00C20551" w:rsidP="00435C35">
            <w:pPr>
              <w:pStyle w:val="TabelleText"/>
            </w:pPr>
            <w:r>
              <w:t>General availability. Reworked chapter “General information”, “Access Dashboards” and “Product versions”</w:t>
            </w:r>
          </w:p>
        </w:tc>
      </w:tr>
      <w:tr w:rsidR="00C20551" w:rsidRPr="003E46DE" w14:paraId="17139878" w14:textId="77777777" w:rsidTr="00DE52AB">
        <w:trPr>
          <w:trHeight w:val="158"/>
          <w:trPrChange w:id="82" w:author="Singh, Pranav" w:date="2022-11-02T16:52:00Z">
            <w:trPr>
              <w:gridAfter w:val="0"/>
              <w:trHeight w:val="165"/>
            </w:trPr>
          </w:trPrChange>
        </w:trPr>
        <w:tc>
          <w:tcPr>
            <w:tcW w:w="1398" w:type="dxa"/>
            <w:tcPrChange w:id="83" w:author="Singh, Pranav" w:date="2022-11-02T16:52:00Z">
              <w:tcPr>
                <w:tcW w:w="1391" w:type="dxa"/>
              </w:tcPr>
            </w:tcPrChange>
          </w:tcPr>
          <w:p w14:paraId="5AA480E0" w14:textId="7B220A2D" w:rsidR="00C20551" w:rsidRDefault="00C20551" w:rsidP="00435C35">
            <w:pPr>
              <w:pStyle w:val="TabelleText"/>
            </w:pPr>
            <w:r>
              <w:t>1.15</w:t>
            </w:r>
          </w:p>
        </w:tc>
        <w:tc>
          <w:tcPr>
            <w:tcW w:w="1453" w:type="dxa"/>
            <w:tcPrChange w:id="84" w:author="Singh, Pranav" w:date="2022-11-02T16:52:00Z">
              <w:tcPr>
                <w:tcW w:w="1446" w:type="dxa"/>
                <w:gridSpan w:val="2"/>
              </w:tcPr>
            </w:tcPrChange>
          </w:tcPr>
          <w:p w14:paraId="73F0F002" w14:textId="0EF325A1" w:rsidR="00C20551" w:rsidRDefault="00C20551" w:rsidP="00435C35">
            <w:pPr>
              <w:pStyle w:val="TabelleText"/>
            </w:pPr>
            <w:r>
              <w:t>Feb. 25, 20</w:t>
            </w:r>
          </w:p>
        </w:tc>
        <w:tc>
          <w:tcPr>
            <w:tcW w:w="6565" w:type="dxa"/>
            <w:tcPrChange w:id="85" w:author="Singh, Pranav" w:date="2022-11-02T16:52:00Z">
              <w:tcPr>
                <w:tcW w:w="6531" w:type="dxa"/>
                <w:gridSpan w:val="2"/>
              </w:tcPr>
            </w:tcPrChange>
          </w:tcPr>
          <w:p w14:paraId="5E484F35" w14:textId="6F96D17E" w:rsidR="00C20551" w:rsidRDefault="00C20551" w:rsidP="00435C35">
            <w:pPr>
              <w:pStyle w:val="TabelleText"/>
            </w:pPr>
            <w:r>
              <w:t>Added limitation and fixed formatting issues</w:t>
            </w:r>
          </w:p>
        </w:tc>
      </w:tr>
      <w:tr w:rsidR="00C20551" w:rsidRPr="003E46DE" w14:paraId="354433E3" w14:textId="77777777" w:rsidTr="00DE52AB">
        <w:trPr>
          <w:trHeight w:val="158"/>
          <w:trPrChange w:id="86" w:author="Singh, Pranav" w:date="2022-11-02T16:52:00Z">
            <w:trPr>
              <w:gridAfter w:val="0"/>
              <w:trHeight w:val="165"/>
            </w:trPr>
          </w:trPrChange>
        </w:trPr>
        <w:tc>
          <w:tcPr>
            <w:tcW w:w="1398" w:type="dxa"/>
            <w:tcPrChange w:id="87" w:author="Singh, Pranav" w:date="2022-11-02T16:52:00Z">
              <w:tcPr>
                <w:tcW w:w="1391" w:type="dxa"/>
              </w:tcPr>
            </w:tcPrChange>
          </w:tcPr>
          <w:p w14:paraId="2B65399A" w14:textId="20E73646" w:rsidR="00C20551" w:rsidRDefault="00C20551" w:rsidP="00435C35">
            <w:pPr>
              <w:pStyle w:val="TabelleText"/>
            </w:pPr>
            <w:r>
              <w:t>1.16</w:t>
            </w:r>
          </w:p>
        </w:tc>
        <w:tc>
          <w:tcPr>
            <w:tcW w:w="1453" w:type="dxa"/>
            <w:tcPrChange w:id="88" w:author="Singh, Pranav" w:date="2022-11-02T16:52:00Z">
              <w:tcPr>
                <w:tcW w:w="1446" w:type="dxa"/>
                <w:gridSpan w:val="2"/>
              </w:tcPr>
            </w:tcPrChange>
          </w:tcPr>
          <w:p w14:paraId="655F8C01" w14:textId="20F75035" w:rsidR="00C20551" w:rsidRDefault="00C20551" w:rsidP="00435C35">
            <w:pPr>
              <w:pStyle w:val="TabelleText"/>
            </w:pPr>
            <w:r>
              <w:t>Mar. 26, 20</w:t>
            </w:r>
          </w:p>
        </w:tc>
        <w:tc>
          <w:tcPr>
            <w:tcW w:w="6565" w:type="dxa"/>
            <w:tcPrChange w:id="89" w:author="Singh, Pranav" w:date="2022-11-02T16:52:00Z">
              <w:tcPr>
                <w:tcW w:w="6531" w:type="dxa"/>
                <w:gridSpan w:val="2"/>
              </w:tcPr>
            </w:tcPrChange>
          </w:tcPr>
          <w:p w14:paraId="767302ED" w14:textId="5C2EC5BB" w:rsidR="00C20551" w:rsidRDefault="00C20551" w:rsidP="00435C35">
            <w:pPr>
              <w:pStyle w:val="TabelleText"/>
            </w:pPr>
            <w:r>
              <w:t>Reworked Chapter API.</w:t>
            </w:r>
          </w:p>
        </w:tc>
      </w:tr>
      <w:tr w:rsidR="00C20551" w:rsidRPr="003E46DE" w14:paraId="5BE3D5B5" w14:textId="77777777" w:rsidTr="00DE52AB">
        <w:trPr>
          <w:trHeight w:val="143"/>
          <w:trPrChange w:id="90" w:author="Singh, Pranav" w:date="2022-11-02T16:52:00Z">
            <w:trPr>
              <w:gridAfter w:val="0"/>
              <w:trHeight w:val="150"/>
            </w:trPr>
          </w:trPrChange>
        </w:trPr>
        <w:tc>
          <w:tcPr>
            <w:tcW w:w="1398" w:type="dxa"/>
            <w:tcPrChange w:id="91" w:author="Singh, Pranav" w:date="2022-11-02T16:52:00Z">
              <w:tcPr>
                <w:tcW w:w="1391" w:type="dxa"/>
              </w:tcPr>
            </w:tcPrChange>
          </w:tcPr>
          <w:p w14:paraId="3BABFA2C" w14:textId="5F3ECA4D" w:rsidR="00C20551" w:rsidRDefault="00C20551" w:rsidP="00435C35">
            <w:pPr>
              <w:pStyle w:val="TabelleText"/>
            </w:pPr>
            <w:r>
              <w:t>1.17</w:t>
            </w:r>
          </w:p>
        </w:tc>
        <w:tc>
          <w:tcPr>
            <w:tcW w:w="1453" w:type="dxa"/>
            <w:tcPrChange w:id="92" w:author="Singh, Pranav" w:date="2022-11-02T16:52:00Z">
              <w:tcPr>
                <w:tcW w:w="1446" w:type="dxa"/>
                <w:gridSpan w:val="2"/>
              </w:tcPr>
            </w:tcPrChange>
          </w:tcPr>
          <w:p w14:paraId="4FA94373" w14:textId="4ACCB601" w:rsidR="00C20551" w:rsidRDefault="00C20551" w:rsidP="00435C35">
            <w:pPr>
              <w:pStyle w:val="TabelleText"/>
            </w:pPr>
            <w:r>
              <w:t>Apr. 23, 20</w:t>
            </w:r>
          </w:p>
        </w:tc>
        <w:tc>
          <w:tcPr>
            <w:tcW w:w="6565" w:type="dxa"/>
            <w:tcPrChange w:id="93" w:author="Singh, Pranav" w:date="2022-11-02T16:52:00Z">
              <w:tcPr>
                <w:tcW w:w="6531" w:type="dxa"/>
                <w:gridSpan w:val="2"/>
              </w:tcPr>
            </w:tcPrChange>
          </w:tcPr>
          <w:p w14:paraId="6ADA8316" w14:textId="0B3CEE5F" w:rsidR="00C20551" w:rsidRDefault="00C20551" w:rsidP="00435C35">
            <w:pPr>
              <w:pStyle w:val="TabelleText"/>
            </w:pPr>
            <w:r>
              <w:t>Added FAQ</w:t>
            </w:r>
          </w:p>
        </w:tc>
      </w:tr>
      <w:tr w:rsidR="00C20551" w:rsidRPr="003E46DE" w14:paraId="7D51DDCC" w14:textId="77777777" w:rsidTr="00DE52AB">
        <w:trPr>
          <w:trHeight w:val="316"/>
          <w:trPrChange w:id="94" w:author="Singh, Pranav" w:date="2022-11-02T16:52:00Z">
            <w:trPr>
              <w:gridAfter w:val="0"/>
              <w:trHeight w:val="330"/>
            </w:trPr>
          </w:trPrChange>
        </w:trPr>
        <w:tc>
          <w:tcPr>
            <w:tcW w:w="1398" w:type="dxa"/>
            <w:tcPrChange w:id="95" w:author="Singh, Pranav" w:date="2022-11-02T16:52:00Z">
              <w:tcPr>
                <w:tcW w:w="1391" w:type="dxa"/>
              </w:tcPr>
            </w:tcPrChange>
          </w:tcPr>
          <w:p w14:paraId="133817D8" w14:textId="600077E0" w:rsidR="00C20551" w:rsidRDefault="00C20551" w:rsidP="008F6904">
            <w:pPr>
              <w:pStyle w:val="TabelleText"/>
            </w:pPr>
            <w:r>
              <w:t>1.18</w:t>
            </w:r>
          </w:p>
        </w:tc>
        <w:tc>
          <w:tcPr>
            <w:tcW w:w="1453" w:type="dxa"/>
            <w:tcPrChange w:id="96" w:author="Singh, Pranav" w:date="2022-11-02T16:52:00Z">
              <w:tcPr>
                <w:tcW w:w="1446" w:type="dxa"/>
                <w:gridSpan w:val="2"/>
              </w:tcPr>
            </w:tcPrChange>
          </w:tcPr>
          <w:p w14:paraId="69F77F3A" w14:textId="2A6F1969" w:rsidR="00C20551" w:rsidRDefault="00C20551" w:rsidP="008F6904">
            <w:pPr>
              <w:pStyle w:val="TabelleText"/>
            </w:pPr>
            <w:r>
              <w:t>June, 05, 20</w:t>
            </w:r>
          </w:p>
        </w:tc>
        <w:tc>
          <w:tcPr>
            <w:tcW w:w="6565" w:type="dxa"/>
            <w:tcPrChange w:id="97" w:author="Singh, Pranav" w:date="2022-11-02T16:52:00Z">
              <w:tcPr>
                <w:tcW w:w="6531" w:type="dxa"/>
                <w:gridSpan w:val="2"/>
              </w:tcPr>
            </w:tcPrChange>
          </w:tcPr>
          <w:p w14:paraId="5232AE34" w14:textId="41CE122F" w:rsidR="00C20551" w:rsidRDefault="00C20551" w:rsidP="008F6904">
            <w:pPr>
              <w:pStyle w:val="TabelleText"/>
            </w:pPr>
            <w:r>
              <w:t>Added API Health, renaming of consumption response parameters</w:t>
            </w:r>
            <w:r w:rsidR="00204D68">
              <w:t>,</w:t>
            </w:r>
            <w:r>
              <w:t xml:space="preserve"> and removal of redundant fields</w:t>
            </w:r>
          </w:p>
        </w:tc>
      </w:tr>
      <w:tr w:rsidR="00C20551" w:rsidRPr="003E46DE" w14:paraId="3FBC5AEB" w14:textId="77777777" w:rsidTr="00DE52AB">
        <w:trPr>
          <w:trHeight w:val="158"/>
          <w:trPrChange w:id="98" w:author="Singh, Pranav" w:date="2022-11-02T16:52:00Z">
            <w:trPr>
              <w:gridAfter w:val="0"/>
              <w:trHeight w:val="165"/>
            </w:trPr>
          </w:trPrChange>
        </w:trPr>
        <w:tc>
          <w:tcPr>
            <w:tcW w:w="1398" w:type="dxa"/>
            <w:tcPrChange w:id="99" w:author="Singh, Pranav" w:date="2022-11-02T16:52:00Z">
              <w:tcPr>
                <w:tcW w:w="1391" w:type="dxa"/>
              </w:tcPr>
            </w:tcPrChange>
          </w:tcPr>
          <w:p w14:paraId="0FD55A70" w14:textId="5E230651" w:rsidR="00C20551" w:rsidRDefault="00C20551" w:rsidP="008F6904">
            <w:pPr>
              <w:pStyle w:val="TabelleText"/>
            </w:pPr>
            <w:r>
              <w:t xml:space="preserve">1.19 </w:t>
            </w:r>
          </w:p>
        </w:tc>
        <w:tc>
          <w:tcPr>
            <w:tcW w:w="1453" w:type="dxa"/>
            <w:tcPrChange w:id="100" w:author="Singh, Pranav" w:date="2022-11-02T16:52:00Z">
              <w:tcPr>
                <w:tcW w:w="1446" w:type="dxa"/>
                <w:gridSpan w:val="2"/>
              </w:tcPr>
            </w:tcPrChange>
          </w:tcPr>
          <w:p w14:paraId="06FB2B65" w14:textId="032E8AD8" w:rsidR="00C20551" w:rsidRDefault="00C20551" w:rsidP="008F6904">
            <w:pPr>
              <w:pStyle w:val="TabelleText"/>
            </w:pPr>
            <w:r>
              <w:t>June, 27, 20</w:t>
            </w:r>
          </w:p>
        </w:tc>
        <w:tc>
          <w:tcPr>
            <w:tcW w:w="6565" w:type="dxa"/>
            <w:tcPrChange w:id="101" w:author="Singh, Pranav" w:date="2022-11-02T16:52:00Z">
              <w:tcPr>
                <w:tcW w:w="6531" w:type="dxa"/>
                <w:gridSpan w:val="2"/>
              </w:tcPr>
            </w:tcPrChange>
          </w:tcPr>
          <w:p w14:paraId="15497FE6" w14:textId="58BBD996" w:rsidR="00C20551" w:rsidRDefault="00C20551" w:rsidP="008F6904">
            <w:pPr>
              <w:pStyle w:val="TabelleText"/>
            </w:pPr>
            <w:r>
              <w:t>API endpoints for Grafana organizations added</w:t>
            </w:r>
          </w:p>
        </w:tc>
      </w:tr>
      <w:tr w:rsidR="00C20551" w:rsidRPr="003E46DE" w14:paraId="232F1676" w14:textId="77777777" w:rsidTr="00DE52AB">
        <w:trPr>
          <w:trHeight w:val="143"/>
          <w:trPrChange w:id="102" w:author="Singh, Pranav" w:date="2022-11-02T16:52:00Z">
            <w:trPr>
              <w:gridAfter w:val="0"/>
              <w:trHeight w:val="150"/>
            </w:trPr>
          </w:trPrChange>
        </w:trPr>
        <w:tc>
          <w:tcPr>
            <w:tcW w:w="1398" w:type="dxa"/>
            <w:tcPrChange w:id="103" w:author="Singh, Pranav" w:date="2022-11-02T16:52:00Z">
              <w:tcPr>
                <w:tcW w:w="1391" w:type="dxa"/>
              </w:tcPr>
            </w:tcPrChange>
          </w:tcPr>
          <w:p w14:paraId="6046A307" w14:textId="5330E64C" w:rsidR="00C20551" w:rsidRDefault="00C20551" w:rsidP="008F6904">
            <w:pPr>
              <w:pStyle w:val="TabelleText"/>
            </w:pPr>
            <w:r>
              <w:t>1.20</w:t>
            </w:r>
          </w:p>
        </w:tc>
        <w:tc>
          <w:tcPr>
            <w:tcW w:w="1453" w:type="dxa"/>
            <w:tcPrChange w:id="104" w:author="Singh, Pranav" w:date="2022-11-02T16:52:00Z">
              <w:tcPr>
                <w:tcW w:w="1446" w:type="dxa"/>
                <w:gridSpan w:val="2"/>
              </w:tcPr>
            </w:tcPrChange>
          </w:tcPr>
          <w:p w14:paraId="10E92C25" w14:textId="2B912EB3" w:rsidR="00C20551" w:rsidRDefault="00C20551" w:rsidP="008F6904">
            <w:pPr>
              <w:pStyle w:val="TabelleText"/>
            </w:pPr>
            <w:r>
              <w:t>July, 07, 20</w:t>
            </w:r>
          </w:p>
        </w:tc>
        <w:tc>
          <w:tcPr>
            <w:tcW w:w="6565" w:type="dxa"/>
            <w:tcPrChange w:id="105" w:author="Singh, Pranav" w:date="2022-11-02T16:52:00Z">
              <w:tcPr>
                <w:tcW w:w="6531" w:type="dxa"/>
                <w:gridSpan w:val="2"/>
              </w:tcPr>
            </w:tcPrChange>
          </w:tcPr>
          <w:p w14:paraId="69DB7547" w14:textId="375DE456" w:rsidR="00C20551" w:rsidRDefault="00C20551" w:rsidP="008F6904">
            <w:pPr>
              <w:pStyle w:val="TabelleText"/>
            </w:pPr>
            <w:r>
              <w:t>API endpoint for reserved packages added</w:t>
            </w:r>
          </w:p>
        </w:tc>
      </w:tr>
      <w:tr w:rsidR="00C20551" w:rsidRPr="003E46DE" w14:paraId="3ECFD190" w14:textId="77777777" w:rsidTr="00DE52AB">
        <w:trPr>
          <w:trHeight w:val="923"/>
          <w:trPrChange w:id="106" w:author="Singh, Pranav" w:date="2022-11-02T16:52:00Z">
            <w:trPr>
              <w:gridAfter w:val="0"/>
              <w:trHeight w:val="962"/>
            </w:trPr>
          </w:trPrChange>
        </w:trPr>
        <w:tc>
          <w:tcPr>
            <w:tcW w:w="1398" w:type="dxa"/>
            <w:tcPrChange w:id="107" w:author="Singh, Pranav" w:date="2022-11-02T16:52:00Z">
              <w:tcPr>
                <w:tcW w:w="1391" w:type="dxa"/>
              </w:tcPr>
            </w:tcPrChange>
          </w:tcPr>
          <w:p w14:paraId="3D8DD743" w14:textId="3C8DA0A2" w:rsidR="00C20551" w:rsidRDefault="00C20551" w:rsidP="008F6904">
            <w:pPr>
              <w:pStyle w:val="TabelleText"/>
            </w:pPr>
            <w:r>
              <w:t>1.21</w:t>
            </w:r>
          </w:p>
        </w:tc>
        <w:tc>
          <w:tcPr>
            <w:tcW w:w="1453" w:type="dxa"/>
            <w:tcPrChange w:id="108" w:author="Singh, Pranav" w:date="2022-11-02T16:52:00Z">
              <w:tcPr>
                <w:tcW w:w="1446" w:type="dxa"/>
                <w:gridSpan w:val="2"/>
              </w:tcPr>
            </w:tcPrChange>
          </w:tcPr>
          <w:p w14:paraId="0587EB40" w14:textId="65A2D994" w:rsidR="00C20551" w:rsidRDefault="00C20551" w:rsidP="008F6904">
            <w:pPr>
              <w:pStyle w:val="TabelleText"/>
            </w:pPr>
            <w:r>
              <w:t>Sept. 15, 20</w:t>
            </w:r>
          </w:p>
        </w:tc>
        <w:tc>
          <w:tcPr>
            <w:tcW w:w="6565" w:type="dxa"/>
            <w:tcPrChange w:id="109" w:author="Singh, Pranav" w:date="2022-11-02T16:52:00Z">
              <w:tcPr>
                <w:tcW w:w="6531" w:type="dxa"/>
                <w:gridSpan w:val="2"/>
              </w:tcPr>
            </w:tcPrChange>
          </w:tcPr>
          <w:p w14:paraId="71B5A4AF" w14:textId="77777777" w:rsidR="00C20551" w:rsidRDefault="00C20551" w:rsidP="008F6904">
            <w:pPr>
              <w:pStyle w:val="TabelleText"/>
            </w:pPr>
            <w:r>
              <w:t>Added description of capacity tables, which are accessible as part of Enterprise Dashboard Extra Large</w:t>
            </w:r>
          </w:p>
          <w:p w14:paraId="5F9B2F07" w14:textId="199C791B" w:rsidR="00C20551" w:rsidRDefault="00C20551" w:rsidP="008F6904">
            <w:pPr>
              <w:pStyle w:val="TabelleText"/>
            </w:pPr>
            <w:r>
              <w:t xml:space="preserve">Replaced term “SAP” with “billing in documentation, table names will be changed in </w:t>
            </w:r>
            <w:r w:rsidR="00204D68">
              <w:t xml:space="preserve">a </w:t>
            </w:r>
            <w:r>
              <w:t>future release</w:t>
            </w:r>
          </w:p>
          <w:p w14:paraId="65FE4869" w14:textId="45E27D5B" w:rsidR="00C20551" w:rsidRDefault="00C20551" w:rsidP="008F6904">
            <w:pPr>
              <w:pStyle w:val="TabelleText"/>
            </w:pPr>
            <w:r>
              <w:t>Added limitation about Hybrid Invoicing</w:t>
            </w:r>
          </w:p>
          <w:p w14:paraId="4928D713" w14:textId="22E5A943" w:rsidR="00C20551" w:rsidRDefault="00C20551" w:rsidP="008F6904">
            <w:pPr>
              <w:pStyle w:val="TabelleText"/>
            </w:pPr>
          </w:p>
        </w:tc>
      </w:tr>
      <w:tr w:rsidR="00C20551" w:rsidRPr="003E46DE" w14:paraId="34CDACA8" w14:textId="77777777" w:rsidTr="00DE52AB">
        <w:trPr>
          <w:trHeight w:val="158"/>
          <w:trPrChange w:id="110" w:author="Singh, Pranav" w:date="2022-11-02T16:52:00Z">
            <w:trPr>
              <w:gridAfter w:val="0"/>
              <w:trHeight w:val="165"/>
            </w:trPr>
          </w:trPrChange>
        </w:trPr>
        <w:tc>
          <w:tcPr>
            <w:tcW w:w="1398" w:type="dxa"/>
            <w:tcPrChange w:id="111" w:author="Singh, Pranav" w:date="2022-11-02T16:52:00Z">
              <w:tcPr>
                <w:tcW w:w="1391" w:type="dxa"/>
              </w:tcPr>
            </w:tcPrChange>
          </w:tcPr>
          <w:p w14:paraId="6950F548" w14:textId="13F7DB07" w:rsidR="00C20551" w:rsidRDefault="00C20551" w:rsidP="008F6904">
            <w:pPr>
              <w:pStyle w:val="TabelleText"/>
            </w:pPr>
            <w:r>
              <w:t>1.22</w:t>
            </w:r>
          </w:p>
        </w:tc>
        <w:tc>
          <w:tcPr>
            <w:tcW w:w="1453" w:type="dxa"/>
            <w:tcPrChange w:id="112" w:author="Singh, Pranav" w:date="2022-11-02T16:52:00Z">
              <w:tcPr>
                <w:tcW w:w="1446" w:type="dxa"/>
                <w:gridSpan w:val="2"/>
              </w:tcPr>
            </w:tcPrChange>
          </w:tcPr>
          <w:p w14:paraId="61DEBCAC" w14:textId="1727627F" w:rsidR="00C20551" w:rsidRDefault="00C20551" w:rsidP="008F6904">
            <w:pPr>
              <w:pStyle w:val="TabelleText"/>
            </w:pPr>
            <w:r>
              <w:t>Sept. 16, 20</w:t>
            </w:r>
          </w:p>
        </w:tc>
        <w:tc>
          <w:tcPr>
            <w:tcW w:w="6565" w:type="dxa"/>
            <w:tcPrChange w:id="113" w:author="Singh, Pranav" w:date="2022-11-02T16:52:00Z">
              <w:tcPr>
                <w:tcW w:w="6531" w:type="dxa"/>
                <w:gridSpan w:val="2"/>
              </w:tcPr>
            </w:tcPrChange>
          </w:tcPr>
          <w:p w14:paraId="41A0118A" w14:textId="6506A708" w:rsidR="00C20551" w:rsidRDefault="00C20551" w:rsidP="008F6904">
            <w:pPr>
              <w:pStyle w:val="TabelleText"/>
            </w:pPr>
            <w:r>
              <w:t>Added new consumption endpoint</w:t>
            </w:r>
          </w:p>
        </w:tc>
      </w:tr>
      <w:tr w:rsidR="00C20551" w:rsidRPr="003E46DE" w14:paraId="0C5642C8" w14:textId="77777777" w:rsidTr="00DE52AB">
        <w:trPr>
          <w:trHeight w:val="158"/>
          <w:trPrChange w:id="114" w:author="Singh, Pranav" w:date="2022-11-02T16:52:00Z">
            <w:trPr>
              <w:gridAfter w:val="0"/>
              <w:trHeight w:val="165"/>
            </w:trPr>
          </w:trPrChange>
        </w:trPr>
        <w:tc>
          <w:tcPr>
            <w:tcW w:w="1398" w:type="dxa"/>
            <w:tcPrChange w:id="115" w:author="Singh, Pranav" w:date="2022-11-02T16:52:00Z">
              <w:tcPr>
                <w:tcW w:w="1391" w:type="dxa"/>
              </w:tcPr>
            </w:tcPrChange>
          </w:tcPr>
          <w:p w14:paraId="25446CFA" w14:textId="05256ED7" w:rsidR="00C20551" w:rsidRDefault="00C20551" w:rsidP="008F6904">
            <w:pPr>
              <w:pStyle w:val="TabelleText"/>
            </w:pPr>
            <w:r>
              <w:t>1.23</w:t>
            </w:r>
          </w:p>
        </w:tc>
        <w:tc>
          <w:tcPr>
            <w:tcW w:w="1453" w:type="dxa"/>
            <w:tcPrChange w:id="116" w:author="Singh, Pranav" w:date="2022-11-02T16:52:00Z">
              <w:tcPr>
                <w:tcW w:w="1446" w:type="dxa"/>
                <w:gridSpan w:val="2"/>
              </w:tcPr>
            </w:tcPrChange>
          </w:tcPr>
          <w:p w14:paraId="4D15787C" w14:textId="0B5CE53D" w:rsidR="00C20551" w:rsidRDefault="00C20551" w:rsidP="008F6904">
            <w:pPr>
              <w:pStyle w:val="TabelleText"/>
            </w:pPr>
            <w:r>
              <w:t>Oct. 27, 20</w:t>
            </w:r>
          </w:p>
        </w:tc>
        <w:tc>
          <w:tcPr>
            <w:tcW w:w="6565" w:type="dxa"/>
            <w:tcPrChange w:id="117" w:author="Singh, Pranav" w:date="2022-11-02T16:52:00Z">
              <w:tcPr>
                <w:tcW w:w="6531" w:type="dxa"/>
                <w:gridSpan w:val="2"/>
              </w:tcPr>
            </w:tcPrChange>
          </w:tcPr>
          <w:p w14:paraId="08219B7A" w14:textId="643AE26C" w:rsidR="00C20551" w:rsidRDefault="00C20551" w:rsidP="008F6904">
            <w:pPr>
              <w:pStyle w:val="TabelleText"/>
            </w:pPr>
            <w:r>
              <w:t xml:space="preserve">Added new attribute to </w:t>
            </w:r>
            <w:proofErr w:type="spellStart"/>
            <w:r>
              <w:t>product_to_category</w:t>
            </w:r>
            <w:proofErr w:type="spellEnd"/>
          </w:p>
        </w:tc>
      </w:tr>
      <w:tr w:rsidR="00C20551" w:rsidRPr="003E46DE" w14:paraId="13F0F035" w14:textId="77777777" w:rsidTr="00DE52AB">
        <w:trPr>
          <w:trHeight w:val="302"/>
          <w:trPrChange w:id="118" w:author="Singh, Pranav" w:date="2022-11-02T16:52:00Z">
            <w:trPr>
              <w:gridAfter w:val="0"/>
              <w:trHeight w:val="315"/>
            </w:trPr>
          </w:trPrChange>
        </w:trPr>
        <w:tc>
          <w:tcPr>
            <w:tcW w:w="1398" w:type="dxa"/>
            <w:tcPrChange w:id="119" w:author="Singh, Pranav" w:date="2022-11-02T16:52:00Z">
              <w:tcPr>
                <w:tcW w:w="1391" w:type="dxa"/>
              </w:tcPr>
            </w:tcPrChange>
          </w:tcPr>
          <w:p w14:paraId="5947D841" w14:textId="17D74902" w:rsidR="00C20551" w:rsidRDefault="00C20551" w:rsidP="008F6904">
            <w:pPr>
              <w:pStyle w:val="TabelleText"/>
            </w:pPr>
            <w:r>
              <w:t>1.24</w:t>
            </w:r>
          </w:p>
        </w:tc>
        <w:tc>
          <w:tcPr>
            <w:tcW w:w="1453" w:type="dxa"/>
            <w:tcPrChange w:id="120" w:author="Singh, Pranav" w:date="2022-11-02T16:52:00Z">
              <w:tcPr>
                <w:tcW w:w="1446" w:type="dxa"/>
                <w:gridSpan w:val="2"/>
              </w:tcPr>
            </w:tcPrChange>
          </w:tcPr>
          <w:p w14:paraId="34401DFD" w14:textId="573D2FC1" w:rsidR="00C20551" w:rsidRDefault="00C20551" w:rsidP="008F6904">
            <w:pPr>
              <w:pStyle w:val="TabelleText"/>
            </w:pPr>
            <w:r>
              <w:t>Nov. 05, 20</w:t>
            </w:r>
          </w:p>
        </w:tc>
        <w:tc>
          <w:tcPr>
            <w:tcW w:w="6565" w:type="dxa"/>
            <w:tcPrChange w:id="121" w:author="Singh, Pranav" w:date="2022-11-02T16:52:00Z">
              <w:tcPr>
                <w:tcW w:w="6531" w:type="dxa"/>
                <w:gridSpan w:val="2"/>
              </w:tcPr>
            </w:tcPrChange>
          </w:tcPr>
          <w:p w14:paraId="2342A1D6" w14:textId="77777777" w:rsidR="00C20551" w:rsidRDefault="00C20551" w:rsidP="00F50C2A">
            <w:pPr>
              <w:pStyle w:val="TabelleText"/>
            </w:pPr>
            <w:r>
              <w:t>Changed FAQ for “Where do I reset my password?”</w:t>
            </w:r>
          </w:p>
          <w:p w14:paraId="047191BF" w14:textId="4E47546D" w:rsidR="00C20551" w:rsidRDefault="00C20551" w:rsidP="00F50C2A">
            <w:pPr>
              <w:pStyle w:val="TabelleText"/>
            </w:pPr>
            <w:r>
              <w:t>Added description of Swagger UI in Chapter “API”</w:t>
            </w:r>
          </w:p>
        </w:tc>
      </w:tr>
      <w:tr w:rsidR="00C20551" w:rsidRPr="003E46DE" w14:paraId="292BBC50" w14:textId="77777777" w:rsidTr="00DE52AB">
        <w:trPr>
          <w:trHeight w:val="316"/>
          <w:trPrChange w:id="122" w:author="Singh, Pranav" w:date="2022-11-02T16:52:00Z">
            <w:trPr>
              <w:gridAfter w:val="0"/>
              <w:trHeight w:val="330"/>
            </w:trPr>
          </w:trPrChange>
        </w:trPr>
        <w:tc>
          <w:tcPr>
            <w:tcW w:w="1398" w:type="dxa"/>
            <w:tcPrChange w:id="123" w:author="Singh, Pranav" w:date="2022-11-02T16:52:00Z">
              <w:tcPr>
                <w:tcW w:w="1391" w:type="dxa"/>
              </w:tcPr>
            </w:tcPrChange>
          </w:tcPr>
          <w:p w14:paraId="1F4EDED2" w14:textId="1BC255E5" w:rsidR="00C20551" w:rsidRDefault="00C20551" w:rsidP="008F6904">
            <w:pPr>
              <w:pStyle w:val="TabelleText"/>
            </w:pPr>
            <w:r>
              <w:t>1.25</w:t>
            </w:r>
          </w:p>
        </w:tc>
        <w:tc>
          <w:tcPr>
            <w:tcW w:w="1453" w:type="dxa"/>
            <w:tcPrChange w:id="124" w:author="Singh, Pranav" w:date="2022-11-02T16:52:00Z">
              <w:tcPr>
                <w:tcW w:w="1446" w:type="dxa"/>
                <w:gridSpan w:val="2"/>
              </w:tcPr>
            </w:tcPrChange>
          </w:tcPr>
          <w:p w14:paraId="2FC6DBE2" w14:textId="68484253" w:rsidR="00C20551" w:rsidRDefault="00C20551" w:rsidP="008F6904">
            <w:pPr>
              <w:pStyle w:val="TabelleText"/>
            </w:pPr>
            <w:r>
              <w:t>Nov. 09, 20</w:t>
            </w:r>
          </w:p>
        </w:tc>
        <w:tc>
          <w:tcPr>
            <w:tcW w:w="6565" w:type="dxa"/>
            <w:tcPrChange w:id="125" w:author="Singh, Pranav" w:date="2022-11-02T16:52:00Z">
              <w:tcPr>
                <w:tcW w:w="6531" w:type="dxa"/>
                <w:gridSpan w:val="2"/>
              </w:tcPr>
            </w:tcPrChange>
          </w:tcPr>
          <w:p w14:paraId="219D434E" w14:textId="415D6BEC" w:rsidR="00C20551" w:rsidRPr="00490BCD" w:rsidRDefault="00C20551" w:rsidP="00F50C2A">
            <w:pPr>
              <w:pStyle w:val="TabelleText"/>
            </w:pPr>
            <w:r>
              <w:t xml:space="preserve">Added table </w:t>
            </w:r>
            <w:proofErr w:type="spellStart"/>
            <w:r w:rsidRPr="00490BCD">
              <w:t>consumption_typ_description</w:t>
            </w:r>
            <w:proofErr w:type="spellEnd"/>
            <w:r>
              <w:t xml:space="preserve"> and also changed </w:t>
            </w:r>
            <w:r w:rsidR="00204D68">
              <w:t>API</w:t>
            </w:r>
            <w:r>
              <w:t xml:space="preserve"> sample response for consumption </w:t>
            </w:r>
            <w:r w:rsidR="00204D68">
              <w:t>API</w:t>
            </w:r>
          </w:p>
        </w:tc>
      </w:tr>
      <w:tr w:rsidR="00C20551" w:rsidRPr="003E46DE" w14:paraId="1BA56F9F" w14:textId="77777777" w:rsidTr="00DE52AB">
        <w:trPr>
          <w:trHeight w:val="143"/>
          <w:trPrChange w:id="126" w:author="Singh, Pranav" w:date="2022-11-02T16:52:00Z">
            <w:trPr>
              <w:gridAfter w:val="0"/>
              <w:trHeight w:val="150"/>
            </w:trPr>
          </w:trPrChange>
        </w:trPr>
        <w:tc>
          <w:tcPr>
            <w:tcW w:w="1398" w:type="dxa"/>
            <w:tcPrChange w:id="127" w:author="Singh, Pranav" w:date="2022-11-02T16:52:00Z">
              <w:tcPr>
                <w:tcW w:w="1391" w:type="dxa"/>
              </w:tcPr>
            </w:tcPrChange>
          </w:tcPr>
          <w:p w14:paraId="7274BBF1" w14:textId="1FBD9BE6" w:rsidR="00C20551" w:rsidRDefault="00C20551" w:rsidP="009A4BA8">
            <w:pPr>
              <w:pStyle w:val="TabelleText"/>
            </w:pPr>
            <w:r>
              <w:t>1.26</w:t>
            </w:r>
          </w:p>
        </w:tc>
        <w:tc>
          <w:tcPr>
            <w:tcW w:w="1453" w:type="dxa"/>
            <w:tcPrChange w:id="128" w:author="Singh, Pranav" w:date="2022-11-02T16:52:00Z">
              <w:tcPr>
                <w:tcW w:w="1446" w:type="dxa"/>
                <w:gridSpan w:val="2"/>
              </w:tcPr>
            </w:tcPrChange>
          </w:tcPr>
          <w:p w14:paraId="035AF5FB" w14:textId="797F894A" w:rsidR="00C20551" w:rsidRDefault="00C20551" w:rsidP="009A4BA8">
            <w:pPr>
              <w:pStyle w:val="TabelleText"/>
            </w:pPr>
            <w:r>
              <w:t>Dec. 15, 20</w:t>
            </w:r>
          </w:p>
        </w:tc>
        <w:tc>
          <w:tcPr>
            <w:tcW w:w="6565" w:type="dxa"/>
            <w:tcPrChange w:id="129" w:author="Singh, Pranav" w:date="2022-11-02T16:52:00Z">
              <w:tcPr>
                <w:tcW w:w="6531" w:type="dxa"/>
                <w:gridSpan w:val="2"/>
              </w:tcPr>
            </w:tcPrChange>
          </w:tcPr>
          <w:p w14:paraId="06202E86" w14:textId="40D0121B" w:rsidR="00C20551" w:rsidRDefault="00C20551" w:rsidP="009A4BA8">
            <w:pPr>
              <w:pStyle w:val="TabelleText"/>
            </w:pPr>
            <w:r>
              <w:t xml:space="preserve">Changed tag handling and tag return value for consumption </w:t>
            </w:r>
            <w:r w:rsidR="00204D68">
              <w:t>API</w:t>
            </w:r>
          </w:p>
        </w:tc>
      </w:tr>
      <w:tr w:rsidR="00C20551" w:rsidRPr="003E46DE" w14:paraId="7E65267C" w14:textId="77777777" w:rsidTr="00DE52AB">
        <w:trPr>
          <w:trHeight w:val="158"/>
          <w:trPrChange w:id="130" w:author="Singh, Pranav" w:date="2022-11-02T16:52:00Z">
            <w:trPr>
              <w:gridAfter w:val="0"/>
              <w:trHeight w:val="165"/>
            </w:trPr>
          </w:trPrChange>
        </w:trPr>
        <w:tc>
          <w:tcPr>
            <w:tcW w:w="1398" w:type="dxa"/>
            <w:tcPrChange w:id="131" w:author="Singh, Pranav" w:date="2022-11-02T16:52:00Z">
              <w:tcPr>
                <w:tcW w:w="1391" w:type="dxa"/>
              </w:tcPr>
            </w:tcPrChange>
          </w:tcPr>
          <w:p w14:paraId="2964CD3A" w14:textId="613FD9CB" w:rsidR="00C20551" w:rsidRDefault="00C20551" w:rsidP="009A4BA8">
            <w:pPr>
              <w:pStyle w:val="TabelleText"/>
            </w:pPr>
            <w:r>
              <w:t>1.27</w:t>
            </w:r>
          </w:p>
        </w:tc>
        <w:tc>
          <w:tcPr>
            <w:tcW w:w="1453" w:type="dxa"/>
            <w:tcPrChange w:id="132" w:author="Singh, Pranav" w:date="2022-11-02T16:52:00Z">
              <w:tcPr>
                <w:tcW w:w="1446" w:type="dxa"/>
                <w:gridSpan w:val="2"/>
              </w:tcPr>
            </w:tcPrChange>
          </w:tcPr>
          <w:p w14:paraId="1B21F1EE" w14:textId="2A790537" w:rsidR="00C20551" w:rsidRDefault="00C20551" w:rsidP="009A4BA8">
            <w:pPr>
              <w:pStyle w:val="TabelleText"/>
            </w:pPr>
            <w:r>
              <w:t>Jan. 19, 21</w:t>
            </w:r>
          </w:p>
        </w:tc>
        <w:tc>
          <w:tcPr>
            <w:tcW w:w="6565" w:type="dxa"/>
            <w:tcPrChange w:id="133" w:author="Singh, Pranav" w:date="2022-11-02T16:52:00Z">
              <w:tcPr>
                <w:tcW w:w="6531" w:type="dxa"/>
                <w:gridSpan w:val="2"/>
              </w:tcPr>
            </w:tcPrChange>
          </w:tcPr>
          <w:p w14:paraId="56405E0E" w14:textId="09535A26" w:rsidR="00C20551" w:rsidRDefault="00C20551" w:rsidP="009A4BA8">
            <w:pPr>
              <w:pStyle w:val="TabelleText"/>
            </w:pPr>
            <w:r>
              <w:t xml:space="preserve">Changed product to </w:t>
            </w:r>
            <w:r w:rsidR="00204D68">
              <w:t xml:space="preserve">the </w:t>
            </w:r>
            <w:r>
              <w:t>category description</w:t>
            </w:r>
          </w:p>
        </w:tc>
      </w:tr>
      <w:tr w:rsidR="00C20551" w:rsidRPr="003E46DE" w14:paraId="30C0AB87" w14:textId="77777777" w:rsidTr="00DE52AB">
        <w:trPr>
          <w:trHeight w:val="158"/>
          <w:trPrChange w:id="134" w:author="Singh, Pranav" w:date="2022-11-02T16:52:00Z">
            <w:trPr>
              <w:gridAfter w:val="0"/>
              <w:trHeight w:val="165"/>
            </w:trPr>
          </w:trPrChange>
        </w:trPr>
        <w:tc>
          <w:tcPr>
            <w:tcW w:w="1398" w:type="dxa"/>
            <w:tcPrChange w:id="135" w:author="Singh, Pranav" w:date="2022-11-02T16:52:00Z">
              <w:tcPr>
                <w:tcW w:w="1391" w:type="dxa"/>
              </w:tcPr>
            </w:tcPrChange>
          </w:tcPr>
          <w:p w14:paraId="03BC4CAF" w14:textId="2F469A31" w:rsidR="00C20551" w:rsidRDefault="00C20551" w:rsidP="009F2B99">
            <w:pPr>
              <w:pStyle w:val="TabelleText"/>
            </w:pPr>
            <w:r>
              <w:t>1.28</w:t>
            </w:r>
          </w:p>
        </w:tc>
        <w:tc>
          <w:tcPr>
            <w:tcW w:w="1453" w:type="dxa"/>
            <w:tcPrChange w:id="136" w:author="Singh, Pranav" w:date="2022-11-02T16:52:00Z">
              <w:tcPr>
                <w:tcW w:w="1446" w:type="dxa"/>
                <w:gridSpan w:val="2"/>
              </w:tcPr>
            </w:tcPrChange>
          </w:tcPr>
          <w:p w14:paraId="69D67557" w14:textId="4B2D8632" w:rsidR="00C20551" w:rsidRDefault="00C20551" w:rsidP="009F2B99">
            <w:pPr>
              <w:pStyle w:val="TabelleText"/>
            </w:pPr>
            <w:r>
              <w:t>Jan. 19, 21</w:t>
            </w:r>
          </w:p>
        </w:tc>
        <w:tc>
          <w:tcPr>
            <w:tcW w:w="6565" w:type="dxa"/>
            <w:tcPrChange w:id="137" w:author="Singh, Pranav" w:date="2022-11-02T16:52:00Z">
              <w:tcPr>
                <w:tcW w:w="6531" w:type="dxa"/>
                <w:gridSpan w:val="2"/>
              </w:tcPr>
            </w:tcPrChange>
          </w:tcPr>
          <w:p w14:paraId="09D0F7D7" w14:textId="2BAE0D97" w:rsidR="00C20551" w:rsidRDefault="00C20551" w:rsidP="009F2B99">
            <w:pPr>
              <w:pStyle w:val="TabelleText"/>
            </w:pPr>
            <w:r>
              <w:t xml:space="preserve">Changed tag handling and tag return value for consumption </w:t>
            </w:r>
            <w:r w:rsidR="00204D68">
              <w:t>API</w:t>
            </w:r>
          </w:p>
        </w:tc>
      </w:tr>
      <w:tr w:rsidR="00C20551" w:rsidRPr="003E46DE" w14:paraId="72D4A24D" w14:textId="77777777" w:rsidTr="00DE52AB">
        <w:trPr>
          <w:trHeight w:val="158"/>
          <w:trPrChange w:id="138" w:author="Singh, Pranav" w:date="2022-11-02T16:52:00Z">
            <w:trPr>
              <w:gridAfter w:val="0"/>
              <w:trHeight w:val="165"/>
            </w:trPr>
          </w:trPrChange>
        </w:trPr>
        <w:tc>
          <w:tcPr>
            <w:tcW w:w="1398" w:type="dxa"/>
            <w:tcPrChange w:id="139" w:author="Singh, Pranav" w:date="2022-11-02T16:52:00Z">
              <w:tcPr>
                <w:tcW w:w="1391" w:type="dxa"/>
              </w:tcPr>
            </w:tcPrChange>
          </w:tcPr>
          <w:p w14:paraId="4FE51D1F" w14:textId="4F503074" w:rsidR="00C20551" w:rsidRDefault="00C20551" w:rsidP="009F2B99">
            <w:pPr>
              <w:pStyle w:val="TabelleText"/>
            </w:pPr>
            <w:r>
              <w:t>1.29</w:t>
            </w:r>
          </w:p>
        </w:tc>
        <w:tc>
          <w:tcPr>
            <w:tcW w:w="1453" w:type="dxa"/>
            <w:tcPrChange w:id="140" w:author="Singh, Pranav" w:date="2022-11-02T16:52:00Z">
              <w:tcPr>
                <w:tcW w:w="1446" w:type="dxa"/>
                <w:gridSpan w:val="2"/>
              </w:tcPr>
            </w:tcPrChange>
          </w:tcPr>
          <w:p w14:paraId="239B0D59" w14:textId="4809930F" w:rsidR="00C20551" w:rsidRDefault="00C20551" w:rsidP="009F2B99">
            <w:pPr>
              <w:pStyle w:val="TabelleText"/>
            </w:pPr>
            <w:r>
              <w:t>Feb. 1, 21</w:t>
            </w:r>
          </w:p>
        </w:tc>
        <w:tc>
          <w:tcPr>
            <w:tcW w:w="6565" w:type="dxa"/>
            <w:tcPrChange w:id="141" w:author="Singh, Pranav" w:date="2022-11-02T16:52:00Z">
              <w:tcPr>
                <w:tcW w:w="6531" w:type="dxa"/>
                <w:gridSpan w:val="2"/>
              </w:tcPr>
            </w:tcPrChange>
          </w:tcPr>
          <w:p w14:paraId="74300FA2" w14:textId="4F4C2FA6" w:rsidR="00C20551" w:rsidRDefault="00C20551" w:rsidP="009F2B99">
            <w:pPr>
              <w:pStyle w:val="TabelleText"/>
            </w:pPr>
            <w:r>
              <w:t>Updates for complete user</w:t>
            </w:r>
            <w:r w:rsidR="00204D68">
              <w:t xml:space="preserve"> </w:t>
            </w:r>
            <w:r>
              <w:t>manual to include changes for Grafana 7.3</w:t>
            </w:r>
          </w:p>
        </w:tc>
      </w:tr>
      <w:tr w:rsidR="00C20551" w:rsidRPr="003E46DE" w14:paraId="2B55A349" w14:textId="77777777" w:rsidTr="00DE52AB">
        <w:trPr>
          <w:trHeight w:val="143"/>
          <w:trPrChange w:id="142" w:author="Singh, Pranav" w:date="2022-11-02T16:52:00Z">
            <w:trPr>
              <w:gridAfter w:val="0"/>
              <w:trHeight w:val="150"/>
            </w:trPr>
          </w:trPrChange>
        </w:trPr>
        <w:tc>
          <w:tcPr>
            <w:tcW w:w="1398" w:type="dxa"/>
            <w:tcPrChange w:id="143" w:author="Singh, Pranav" w:date="2022-11-02T16:52:00Z">
              <w:tcPr>
                <w:tcW w:w="1391" w:type="dxa"/>
              </w:tcPr>
            </w:tcPrChange>
          </w:tcPr>
          <w:p w14:paraId="0D0981A5" w14:textId="144287A7" w:rsidR="00C20551" w:rsidRDefault="00C20551" w:rsidP="009F2B99">
            <w:pPr>
              <w:pStyle w:val="TabelleText"/>
            </w:pPr>
            <w:r>
              <w:t>1.30</w:t>
            </w:r>
          </w:p>
        </w:tc>
        <w:tc>
          <w:tcPr>
            <w:tcW w:w="1453" w:type="dxa"/>
            <w:tcPrChange w:id="144" w:author="Singh, Pranav" w:date="2022-11-02T16:52:00Z">
              <w:tcPr>
                <w:tcW w:w="1446" w:type="dxa"/>
                <w:gridSpan w:val="2"/>
              </w:tcPr>
            </w:tcPrChange>
          </w:tcPr>
          <w:p w14:paraId="40BF5A87" w14:textId="783E34C6" w:rsidR="00C20551" w:rsidRDefault="00C20551" w:rsidP="009F2B99">
            <w:pPr>
              <w:pStyle w:val="TabelleText"/>
            </w:pPr>
            <w:r>
              <w:t>Feb. 1, 21</w:t>
            </w:r>
          </w:p>
        </w:tc>
        <w:tc>
          <w:tcPr>
            <w:tcW w:w="6565" w:type="dxa"/>
            <w:tcPrChange w:id="145" w:author="Singh, Pranav" w:date="2022-11-02T16:52:00Z">
              <w:tcPr>
                <w:tcW w:w="6531" w:type="dxa"/>
                <w:gridSpan w:val="2"/>
              </w:tcPr>
            </w:tcPrChange>
          </w:tcPr>
          <w:p w14:paraId="1FEEE861" w14:textId="38CCCC52" w:rsidR="00C20551" w:rsidRDefault="00C20551" w:rsidP="009F2B99">
            <w:pPr>
              <w:pStyle w:val="TabelleText"/>
            </w:pPr>
            <w:r>
              <w:t>Added user invitation expiration info in Chapter User</w:t>
            </w:r>
            <w:r w:rsidR="00204D68">
              <w:t xml:space="preserve"> </w:t>
            </w:r>
            <w:r>
              <w:t>management</w:t>
            </w:r>
          </w:p>
        </w:tc>
      </w:tr>
      <w:tr w:rsidR="00C20551" w:rsidRPr="003E46DE" w14:paraId="4E4EF2BC" w14:textId="77777777" w:rsidTr="00DE52AB">
        <w:trPr>
          <w:trHeight w:val="158"/>
          <w:trPrChange w:id="146" w:author="Singh, Pranav" w:date="2022-11-02T16:52:00Z">
            <w:trPr>
              <w:gridAfter w:val="0"/>
              <w:trHeight w:val="165"/>
            </w:trPr>
          </w:trPrChange>
        </w:trPr>
        <w:tc>
          <w:tcPr>
            <w:tcW w:w="1398" w:type="dxa"/>
            <w:tcPrChange w:id="147" w:author="Singh, Pranav" w:date="2022-11-02T16:52:00Z">
              <w:tcPr>
                <w:tcW w:w="1391" w:type="dxa"/>
              </w:tcPr>
            </w:tcPrChange>
          </w:tcPr>
          <w:p w14:paraId="2B2D3033" w14:textId="41892F3C" w:rsidR="00C20551" w:rsidRDefault="00C20551" w:rsidP="009F2B99">
            <w:pPr>
              <w:pStyle w:val="TabelleText"/>
            </w:pPr>
            <w:r>
              <w:t>1.31</w:t>
            </w:r>
          </w:p>
        </w:tc>
        <w:tc>
          <w:tcPr>
            <w:tcW w:w="1453" w:type="dxa"/>
            <w:tcPrChange w:id="148" w:author="Singh, Pranav" w:date="2022-11-02T16:52:00Z">
              <w:tcPr>
                <w:tcW w:w="1446" w:type="dxa"/>
                <w:gridSpan w:val="2"/>
              </w:tcPr>
            </w:tcPrChange>
          </w:tcPr>
          <w:p w14:paraId="7F9EE260" w14:textId="5F49F6C0" w:rsidR="00C20551" w:rsidRDefault="00C20551" w:rsidP="009F2B99">
            <w:pPr>
              <w:pStyle w:val="TabelleText"/>
            </w:pPr>
            <w:r>
              <w:t>Mar. 18, 21</w:t>
            </w:r>
          </w:p>
        </w:tc>
        <w:tc>
          <w:tcPr>
            <w:tcW w:w="6565" w:type="dxa"/>
            <w:tcPrChange w:id="149" w:author="Singh, Pranav" w:date="2022-11-02T16:52:00Z">
              <w:tcPr>
                <w:tcW w:w="6531" w:type="dxa"/>
                <w:gridSpan w:val="2"/>
              </w:tcPr>
            </w:tcPrChange>
          </w:tcPr>
          <w:p w14:paraId="21B8EC53" w14:textId="01E1F43D" w:rsidR="00C20551" w:rsidRDefault="00C20551" w:rsidP="009F2B99">
            <w:pPr>
              <w:pStyle w:val="TabelleText"/>
            </w:pPr>
            <w:r>
              <w:t>Update Swagger documentation URL</w:t>
            </w:r>
          </w:p>
        </w:tc>
      </w:tr>
      <w:tr w:rsidR="00C20551" w:rsidRPr="003E46DE" w14:paraId="25897D4A" w14:textId="77777777" w:rsidTr="00DE52AB">
        <w:trPr>
          <w:trHeight w:val="302"/>
          <w:trPrChange w:id="150" w:author="Singh, Pranav" w:date="2022-11-02T16:52:00Z">
            <w:trPr>
              <w:gridAfter w:val="0"/>
              <w:trHeight w:val="315"/>
            </w:trPr>
          </w:trPrChange>
        </w:trPr>
        <w:tc>
          <w:tcPr>
            <w:tcW w:w="1398" w:type="dxa"/>
            <w:tcPrChange w:id="151" w:author="Singh, Pranav" w:date="2022-11-02T16:52:00Z">
              <w:tcPr>
                <w:tcW w:w="1391" w:type="dxa"/>
              </w:tcPr>
            </w:tcPrChange>
          </w:tcPr>
          <w:p w14:paraId="3CD018BC" w14:textId="270FFB46" w:rsidR="00C20551" w:rsidRDefault="00C20551" w:rsidP="009F2B99">
            <w:pPr>
              <w:pStyle w:val="TabelleText"/>
            </w:pPr>
            <w:r>
              <w:t>1.32</w:t>
            </w:r>
          </w:p>
        </w:tc>
        <w:tc>
          <w:tcPr>
            <w:tcW w:w="1453" w:type="dxa"/>
            <w:tcPrChange w:id="152" w:author="Singh, Pranav" w:date="2022-11-02T16:52:00Z">
              <w:tcPr>
                <w:tcW w:w="1446" w:type="dxa"/>
                <w:gridSpan w:val="2"/>
              </w:tcPr>
            </w:tcPrChange>
          </w:tcPr>
          <w:p w14:paraId="1651B36D" w14:textId="176195B3" w:rsidR="00C20551" w:rsidRDefault="00C20551" w:rsidP="009F2B99">
            <w:pPr>
              <w:pStyle w:val="TabelleText"/>
            </w:pPr>
            <w:r>
              <w:t>May 19, 21</w:t>
            </w:r>
          </w:p>
        </w:tc>
        <w:tc>
          <w:tcPr>
            <w:tcW w:w="6565" w:type="dxa"/>
            <w:tcPrChange w:id="153" w:author="Singh, Pranav" w:date="2022-11-02T16:52:00Z">
              <w:tcPr>
                <w:tcW w:w="6531" w:type="dxa"/>
                <w:gridSpan w:val="2"/>
              </w:tcPr>
            </w:tcPrChange>
          </w:tcPr>
          <w:p w14:paraId="272A86FE" w14:textId="2CAA6321" w:rsidR="00C20551" w:rsidRDefault="00C20551" w:rsidP="009F2B99">
            <w:pPr>
              <w:pStyle w:val="TabelleText"/>
            </w:pPr>
            <w:r>
              <w:t>Removed “</w:t>
            </w:r>
            <w:proofErr w:type="spellStart"/>
            <w:r>
              <w:t>secondsToLive</w:t>
            </w:r>
            <w:proofErr w:type="spellEnd"/>
            <w:r>
              <w:t>” parameter for creating a Grafana Auth Key in chapter API. Add</w:t>
            </w:r>
            <w:r w:rsidR="00204D68">
              <w:t>i</w:t>
            </w:r>
            <w:r>
              <w:t xml:space="preserve">tionally corrected response samples and </w:t>
            </w:r>
            <w:proofErr w:type="spellStart"/>
            <w:r>
              <w:t>formating</w:t>
            </w:r>
            <w:proofErr w:type="spellEnd"/>
          </w:p>
        </w:tc>
      </w:tr>
      <w:tr w:rsidR="00C20551" w:rsidRPr="003E46DE" w14:paraId="063D9A94" w14:textId="77777777" w:rsidTr="00DE52AB">
        <w:trPr>
          <w:trHeight w:val="158"/>
          <w:trPrChange w:id="154" w:author="Singh, Pranav" w:date="2022-11-02T16:52:00Z">
            <w:trPr>
              <w:gridAfter w:val="0"/>
              <w:trHeight w:val="165"/>
            </w:trPr>
          </w:trPrChange>
        </w:trPr>
        <w:tc>
          <w:tcPr>
            <w:tcW w:w="1398" w:type="dxa"/>
            <w:tcPrChange w:id="155" w:author="Singh, Pranav" w:date="2022-11-02T16:52:00Z">
              <w:tcPr>
                <w:tcW w:w="1391" w:type="dxa"/>
              </w:tcPr>
            </w:tcPrChange>
          </w:tcPr>
          <w:p w14:paraId="35811C52" w14:textId="6562736B" w:rsidR="00C20551" w:rsidRDefault="00C20551" w:rsidP="009F2B99">
            <w:pPr>
              <w:pStyle w:val="TabelleText"/>
            </w:pPr>
            <w:r>
              <w:t>1.33</w:t>
            </w:r>
          </w:p>
        </w:tc>
        <w:tc>
          <w:tcPr>
            <w:tcW w:w="1453" w:type="dxa"/>
            <w:tcPrChange w:id="156" w:author="Singh, Pranav" w:date="2022-11-02T16:52:00Z">
              <w:tcPr>
                <w:tcW w:w="1446" w:type="dxa"/>
                <w:gridSpan w:val="2"/>
              </w:tcPr>
            </w:tcPrChange>
          </w:tcPr>
          <w:p w14:paraId="35283554" w14:textId="588A09DC" w:rsidR="00C20551" w:rsidRDefault="00C20551" w:rsidP="009F2B99">
            <w:pPr>
              <w:pStyle w:val="TabelleText"/>
            </w:pPr>
            <w:r>
              <w:t>July 1</w:t>
            </w:r>
            <w:r w:rsidR="00330C04">
              <w:t>5</w:t>
            </w:r>
            <w:r>
              <w:t>, 21</w:t>
            </w:r>
          </w:p>
        </w:tc>
        <w:tc>
          <w:tcPr>
            <w:tcW w:w="6565" w:type="dxa"/>
            <w:tcPrChange w:id="157" w:author="Singh, Pranav" w:date="2022-11-02T16:52:00Z">
              <w:tcPr>
                <w:tcW w:w="6531" w:type="dxa"/>
                <w:gridSpan w:val="2"/>
              </w:tcPr>
            </w:tcPrChange>
          </w:tcPr>
          <w:p w14:paraId="2F2D0A33" w14:textId="77777777" w:rsidR="00C20551" w:rsidRDefault="00C20551" w:rsidP="009F2B99">
            <w:pPr>
              <w:pStyle w:val="TabelleText"/>
            </w:pPr>
            <w:r>
              <w:t>Removed column “Edited by” in Change History</w:t>
            </w:r>
          </w:p>
          <w:p w14:paraId="098F5349" w14:textId="77777777" w:rsidR="00C20551" w:rsidRDefault="00C20551" w:rsidP="009F2B99">
            <w:pPr>
              <w:pStyle w:val="TabelleText"/>
            </w:pPr>
            <w:r>
              <w:t>Introduced new billing interface and a variety of new tables with it, see chapter Database table structure</w:t>
            </w:r>
          </w:p>
          <w:p w14:paraId="53F55FA0" w14:textId="115E2C4A" w:rsidR="00BB77C7" w:rsidRDefault="00204D68" w:rsidP="009F2B99">
            <w:pPr>
              <w:pStyle w:val="TabelleText"/>
            </w:pPr>
            <w:r>
              <w:t>The r</w:t>
            </w:r>
            <w:r w:rsidR="00BB77C7">
              <w:t xml:space="preserve">eworked chapter “How to” to reflect </w:t>
            </w:r>
            <w:r>
              <w:t xml:space="preserve">the </w:t>
            </w:r>
            <w:r w:rsidR="00BB77C7">
              <w:t>latest changes to dashboards and database</w:t>
            </w:r>
          </w:p>
          <w:p w14:paraId="30D8BFAA" w14:textId="53C21523" w:rsidR="001E06E3" w:rsidRDefault="001E06E3" w:rsidP="009F2B99">
            <w:pPr>
              <w:pStyle w:val="TabelleText"/>
            </w:pPr>
            <w:r>
              <w:t>Moved Chapter API from Chapter 3.5 to Chapter 4</w:t>
            </w:r>
            <w:r w:rsidR="00330C04">
              <w:t>. Changed input and output parameters to match attribute naming in database tables.</w:t>
            </w:r>
          </w:p>
        </w:tc>
      </w:tr>
      <w:tr w:rsidR="00003BE4" w:rsidRPr="003E46DE" w14:paraId="51C08110" w14:textId="77777777" w:rsidTr="00DE52AB">
        <w:trPr>
          <w:trHeight w:val="158"/>
          <w:trPrChange w:id="158" w:author="Singh, Pranav" w:date="2022-11-02T16:52:00Z">
            <w:trPr>
              <w:gridAfter w:val="0"/>
              <w:trHeight w:val="165"/>
            </w:trPr>
          </w:trPrChange>
        </w:trPr>
        <w:tc>
          <w:tcPr>
            <w:tcW w:w="1398" w:type="dxa"/>
            <w:tcPrChange w:id="159" w:author="Singh, Pranav" w:date="2022-11-02T16:52:00Z">
              <w:tcPr>
                <w:tcW w:w="1391" w:type="dxa"/>
              </w:tcPr>
            </w:tcPrChange>
          </w:tcPr>
          <w:p w14:paraId="76AF1F76" w14:textId="7E208BD1" w:rsidR="00003BE4" w:rsidRDefault="00003BE4" w:rsidP="009F2B99">
            <w:pPr>
              <w:pStyle w:val="TabelleText"/>
            </w:pPr>
            <w:r>
              <w:t>1.34</w:t>
            </w:r>
          </w:p>
        </w:tc>
        <w:tc>
          <w:tcPr>
            <w:tcW w:w="1453" w:type="dxa"/>
            <w:tcPrChange w:id="160" w:author="Singh, Pranav" w:date="2022-11-02T16:52:00Z">
              <w:tcPr>
                <w:tcW w:w="1446" w:type="dxa"/>
                <w:gridSpan w:val="2"/>
              </w:tcPr>
            </w:tcPrChange>
          </w:tcPr>
          <w:p w14:paraId="3756F092" w14:textId="05D1753B" w:rsidR="00003BE4" w:rsidRDefault="00003BE4" w:rsidP="009F2B99">
            <w:pPr>
              <w:pStyle w:val="TabelleText"/>
            </w:pPr>
            <w:r>
              <w:t>Aug. 12, 21</w:t>
            </w:r>
          </w:p>
        </w:tc>
        <w:tc>
          <w:tcPr>
            <w:tcW w:w="6565" w:type="dxa"/>
            <w:tcPrChange w:id="161" w:author="Singh, Pranav" w:date="2022-11-02T16:52:00Z">
              <w:tcPr>
                <w:tcW w:w="6531" w:type="dxa"/>
                <w:gridSpan w:val="2"/>
              </w:tcPr>
            </w:tcPrChange>
          </w:tcPr>
          <w:p w14:paraId="1D57F0E0" w14:textId="314AB2FD" w:rsidR="00003BE4" w:rsidRDefault="00003BE4" w:rsidP="009F2B99">
            <w:pPr>
              <w:pStyle w:val="TabelleText"/>
            </w:pPr>
            <w:r>
              <w:t>Deprecated dimensions are removed and other dimensions are extended</w:t>
            </w:r>
          </w:p>
        </w:tc>
      </w:tr>
      <w:tr w:rsidR="006F56AC" w:rsidRPr="003E46DE" w14:paraId="38339299" w14:textId="77777777" w:rsidTr="00DE52AB">
        <w:trPr>
          <w:trHeight w:val="158"/>
          <w:trPrChange w:id="162" w:author="Singh, Pranav" w:date="2022-11-02T16:52:00Z">
            <w:trPr>
              <w:gridAfter w:val="0"/>
              <w:trHeight w:val="165"/>
            </w:trPr>
          </w:trPrChange>
        </w:trPr>
        <w:tc>
          <w:tcPr>
            <w:tcW w:w="1398" w:type="dxa"/>
            <w:tcPrChange w:id="163" w:author="Singh, Pranav" w:date="2022-11-02T16:52:00Z">
              <w:tcPr>
                <w:tcW w:w="1391" w:type="dxa"/>
              </w:tcPr>
            </w:tcPrChange>
          </w:tcPr>
          <w:p w14:paraId="424B1BE9" w14:textId="20737B8F" w:rsidR="006F56AC" w:rsidRDefault="006F56AC" w:rsidP="009F2B99">
            <w:pPr>
              <w:pStyle w:val="TabelleText"/>
            </w:pPr>
            <w:r>
              <w:t>1.35</w:t>
            </w:r>
          </w:p>
        </w:tc>
        <w:tc>
          <w:tcPr>
            <w:tcW w:w="1453" w:type="dxa"/>
            <w:tcPrChange w:id="164" w:author="Singh, Pranav" w:date="2022-11-02T16:52:00Z">
              <w:tcPr>
                <w:tcW w:w="1446" w:type="dxa"/>
                <w:gridSpan w:val="2"/>
              </w:tcPr>
            </w:tcPrChange>
          </w:tcPr>
          <w:p w14:paraId="567A9967" w14:textId="7981E164" w:rsidR="006F56AC" w:rsidRDefault="006F56AC" w:rsidP="009F2B99">
            <w:pPr>
              <w:pStyle w:val="TabelleText"/>
            </w:pPr>
            <w:del w:id="165" w:author="Komarek, Simon Michael" w:date="2021-10-12T11:10:00Z">
              <w:r w:rsidDel="000A5766">
                <w:delText>Sep</w:delText>
              </w:r>
            </w:del>
            <w:ins w:id="166" w:author="Komarek, Simon Michael" w:date="2021-10-12T11:10:00Z">
              <w:r w:rsidR="000A5766">
                <w:t>Oct</w:t>
              </w:r>
            </w:ins>
            <w:r>
              <w:t xml:space="preserve">. </w:t>
            </w:r>
            <w:ins w:id="167" w:author="Komarek, Simon Michael" w:date="2021-10-12T11:10:00Z">
              <w:r w:rsidR="000A5766">
                <w:t>12</w:t>
              </w:r>
            </w:ins>
            <w:del w:id="168" w:author="Komarek, Simon Michael" w:date="2021-10-12T11:10:00Z">
              <w:r w:rsidR="00CE70F1" w:rsidDel="000A5766">
                <w:delText>2</w:delText>
              </w:r>
              <w:r w:rsidR="00760A03" w:rsidDel="000A5766">
                <w:delText>2</w:delText>
              </w:r>
            </w:del>
            <w:r>
              <w:t>, 21</w:t>
            </w:r>
          </w:p>
        </w:tc>
        <w:tc>
          <w:tcPr>
            <w:tcW w:w="6565" w:type="dxa"/>
            <w:tcPrChange w:id="169" w:author="Singh, Pranav" w:date="2022-11-02T16:52:00Z">
              <w:tcPr>
                <w:tcW w:w="6531" w:type="dxa"/>
                <w:gridSpan w:val="2"/>
              </w:tcPr>
            </w:tcPrChange>
          </w:tcPr>
          <w:p w14:paraId="642F599E" w14:textId="77777777" w:rsidR="00CE70F1" w:rsidRDefault="00CE70F1" w:rsidP="009F2B99">
            <w:pPr>
              <w:pStyle w:val="TabelleText"/>
              <w:rPr>
                <w:ins w:id="170" w:author="Komarek, Simon Michael" w:date="2021-10-12T11:09:00Z"/>
              </w:rPr>
            </w:pPr>
            <w:r>
              <w:t xml:space="preserve">Removed contents of Chapter 4 API. Enterprise Dashboard provides </w:t>
            </w:r>
            <w:r w:rsidR="00204D68">
              <w:t>its</w:t>
            </w:r>
            <w:r>
              <w:t xml:space="preserve"> own API Reference now</w:t>
            </w:r>
          </w:p>
          <w:p w14:paraId="385BE381" w14:textId="00651FE0" w:rsidR="000A5766" w:rsidRDefault="000A5766" w:rsidP="009F2B99">
            <w:pPr>
              <w:pStyle w:val="TabelleText"/>
            </w:pPr>
            <w:ins w:id="171" w:author="Komarek, Simon Michael" w:date="2021-10-12T11:09:00Z">
              <w:r>
                <w:t>Added FAQ “Which version of Enterprise Dashboard do I have?”</w:t>
              </w:r>
            </w:ins>
          </w:p>
        </w:tc>
      </w:tr>
      <w:tr w:rsidR="00C275D7" w14:paraId="5F97AFC8" w14:textId="77777777" w:rsidTr="00DE52AB">
        <w:tblPrEx>
          <w:tblLook w:val="04A0" w:firstRow="1" w:lastRow="0" w:firstColumn="1" w:lastColumn="0" w:noHBand="0" w:noVBand="1"/>
          <w:tblPrExChange w:id="172" w:author="Singh, Pranav" w:date="2022-11-02T16:52:00Z">
            <w:tblPrEx>
              <w:tblLook w:val="04A0" w:firstRow="1" w:lastRow="0" w:firstColumn="1" w:lastColumn="0" w:noHBand="0" w:noVBand="1"/>
            </w:tblPrEx>
          </w:tblPrExChange>
        </w:tblPrEx>
        <w:trPr>
          <w:trHeight w:val="158"/>
          <w:ins w:id="173" w:author="Singh, Pranav" w:date="2022-11-02T14:31:00Z"/>
          <w:trPrChange w:id="174" w:author="Singh, Pranav" w:date="2022-11-02T16:52:00Z">
            <w:trPr>
              <w:gridAfter w:val="0"/>
              <w:trHeight w:val="165"/>
            </w:trPr>
          </w:trPrChange>
        </w:trPr>
        <w:tc>
          <w:tcPr>
            <w:tcW w:w="1398" w:type="dxa"/>
            <w:tcPrChange w:id="175" w:author="Singh, Pranav" w:date="2022-11-02T16:52:00Z">
              <w:tcPr>
                <w:tcW w:w="1391" w:type="dxa"/>
              </w:tcPr>
            </w:tcPrChange>
          </w:tcPr>
          <w:p w14:paraId="1947D109" w14:textId="2EC98372" w:rsidR="00C275D7" w:rsidRDefault="00C275D7" w:rsidP="005F4F6F">
            <w:pPr>
              <w:pStyle w:val="TabelleText"/>
              <w:rPr>
                <w:ins w:id="176" w:author="Singh, Pranav" w:date="2022-11-02T14:31:00Z"/>
              </w:rPr>
            </w:pPr>
            <w:ins w:id="177" w:author="Singh, Pranav" w:date="2022-11-02T14:31:00Z">
              <w:r>
                <w:t>1.36</w:t>
              </w:r>
            </w:ins>
          </w:p>
        </w:tc>
        <w:tc>
          <w:tcPr>
            <w:tcW w:w="1453" w:type="dxa"/>
            <w:tcPrChange w:id="178" w:author="Singh, Pranav" w:date="2022-11-02T16:52:00Z">
              <w:tcPr>
                <w:tcW w:w="1446" w:type="dxa"/>
                <w:gridSpan w:val="2"/>
              </w:tcPr>
            </w:tcPrChange>
          </w:tcPr>
          <w:p w14:paraId="732B06EE" w14:textId="3C05EC4D" w:rsidR="00C275D7" w:rsidRDefault="00624CF6" w:rsidP="005F4F6F">
            <w:pPr>
              <w:pStyle w:val="TabelleText"/>
              <w:rPr>
                <w:ins w:id="179" w:author="Singh, Pranav" w:date="2022-11-02T14:31:00Z"/>
              </w:rPr>
            </w:pPr>
            <w:ins w:id="180" w:author="Singh, Pranav" w:date="2022-11-02T15:27:00Z">
              <w:r>
                <w:t>Nov</w:t>
              </w:r>
            </w:ins>
            <w:ins w:id="181" w:author="Singh, Pranav" w:date="2022-11-02T14:31:00Z">
              <w:r w:rsidR="00C275D7">
                <w:t>. 1</w:t>
              </w:r>
            </w:ins>
            <w:ins w:id="182" w:author="Singh, Pranav" w:date="2022-11-02T15:27:00Z">
              <w:r>
                <w:t>2</w:t>
              </w:r>
            </w:ins>
            <w:ins w:id="183" w:author="Singh, Pranav" w:date="2022-11-02T14:31:00Z">
              <w:r w:rsidR="00C275D7">
                <w:t>, 2</w:t>
              </w:r>
            </w:ins>
            <w:ins w:id="184" w:author="Singh, Pranav" w:date="2022-11-02T15:27:00Z">
              <w:r>
                <w:t>2</w:t>
              </w:r>
            </w:ins>
          </w:p>
        </w:tc>
        <w:tc>
          <w:tcPr>
            <w:tcW w:w="6565" w:type="dxa"/>
            <w:tcPrChange w:id="185" w:author="Singh, Pranav" w:date="2022-11-02T16:52:00Z">
              <w:tcPr>
                <w:tcW w:w="6531" w:type="dxa"/>
                <w:gridSpan w:val="2"/>
              </w:tcPr>
            </w:tcPrChange>
          </w:tcPr>
          <w:p w14:paraId="54B5DACC" w14:textId="639D3926" w:rsidR="00C275D7" w:rsidRDefault="00624CF6" w:rsidP="005F4F6F">
            <w:pPr>
              <w:pStyle w:val="TabelleText"/>
              <w:rPr>
                <w:ins w:id="186" w:author="Singh, Pranav" w:date="2022-11-02T14:31:00Z"/>
              </w:rPr>
            </w:pPr>
            <w:ins w:id="187" w:author="Singh, Pranav" w:date="2022-11-02T15:28:00Z">
              <w:r>
                <w:t>Update Grafana version</w:t>
              </w:r>
            </w:ins>
            <w:ins w:id="188" w:author="Singh, Pranav" w:date="2022-11-02T16:52:00Z">
              <w:r w:rsidR="00573145">
                <w:t xml:space="preserve"> and UI changes</w:t>
              </w:r>
            </w:ins>
            <w:ins w:id="189" w:author="Singh, Pranav" w:date="2022-11-02T15:28:00Z">
              <w:r>
                <w:t xml:space="preserve"> </w:t>
              </w:r>
            </w:ins>
            <w:ins w:id="190" w:author="Singh, Pranav" w:date="2022-11-02T16:53:00Z">
              <w:r w:rsidR="00573145">
                <w:t xml:space="preserve">in </w:t>
              </w:r>
            </w:ins>
            <w:ins w:id="191" w:author="Singh, Pranav" w:date="2022-11-02T16:55:00Z">
              <w:r w:rsidR="00573145">
                <w:fldChar w:fldCharType="begin"/>
              </w:r>
              <w:r w:rsidR="00573145">
                <w:instrText xml:space="preserve"> HYPERLINK  \l "_Product_versions" </w:instrText>
              </w:r>
              <w:r w:rsidR="00573145">
                <w:fldChar w:fldCharType="separate"/>
              </w:r>
              <w:r w:rsidR="00573145" w:rsidRPr="00573145">
                <w:rPr>
                  <w:rStyle w:val="Hyperlink"/>
                </w:rPr>
                <w:t>section 2.2</w:t>
              </w:r>
              <w:r w:rsidR="00573145">
                <w:fldChar w:fldCharType="end"/>
              </w:r>
            </w:ins>
            <w:ins w:id="192" w:author="Singh, Pranav" w:date="2022-11-02T16:53:00Z">
              <w:r w:rsidR="00573145">
                <w:t xml:space="preserve"> and </w:t>
              </w:r>
            </w:ins>
            <w:ins w:id="193" w:author="Singh, Pranav" w:date="2022-11-02T16:55:00Z">
              <w:r w:rsidR="00573145">
                <w:fldChar w:fldCharType="begin"/>
              </w:r>
              <w:r w:rsidR="00573145">
                <w:instrText xml:space="preserve"> HYPERLINK  \l "_How_to" </w:instrText>
              </w:r>
              <w:r w:rsidR="00573145">
                <w:fldChar w:fldCharType="separate"/>
              </w:r>
              <w:r w:rsidR="00573145" w:rsidRPr="00573145">
                <w:rPr>
                  <w:rStyle w:val="Hyperlink"/>
                </w:rPr>
                <w:t>section 3</w:t>
              </w:r>
              <w:r w:rsidR="00573145">
                <w:fldChar w:fldCharType="end"/>
              </w:r>
            </w:ins>
          </w:p>
        </w:tc>
      </w:tr>
      <w:tr w:rsidR="00C275D7" w14:paraId="11F99672" w14:textId="77777777" w:rsidTr="00DE52AB">
        <w:tblPrEx>
          <w:tblLook w:val="04A0" w:firstRow="1" w:lastRow="0" w:firstColumn="1" w:lastColumn="0" w:noHBand="0" w:noVBand="1"/>
          <w:tblPrExChange w:id="194" w:author="Singh, Pranav" w:date="2022-11-02T16:52:00Z">
            <w:tblPrEx>
              <w:tblLook w:val="04A0" w:firstRow="1" w:lastRow="0" w:firstColumn="1" w:lastColumn="0" w:noHBand="0" w:noVBand="1"/>
            </w:tblPrEx>
          </w:tblPrExChange>
        </w:tblPrEx>
        <w:trPr>
          <w:trHeight w:val="158"/>
          <w:ins w:id="195" w:author="Singh, Pranav" w:date="2022-11-02T14:31:00Z"/>
          <w:trPrChange w:id="196" w:author="Singh, Pranav" w:date="2022-11-02T16:52:00Z">
            <w:trPr>
              <w:gridAfter w:val="0"/>
              <w:trHeight w:val="165"/>
            </w:trPr>
          </w:trPrChange>
        </w:trPr>
        <w:tc>
          <w:tcPr>
            <w:tcW w:w="1398" w:type="dxa"/>
            <w:tcPrChange w:id="197" w:author="Singh, Pranav" w:date="2022-11-02T16:52:00Z">
              <w:tcPr>
                <w:tcW w:w="1391" w:type="dxa"/>
              </w:tcPr>
            </w:tcPrChange>
          </w:tcPr>
          <w:p w14:paraId="593F662B" w14:textId="40CE25CA" w:rsidR="00C275D7" w:rsidRDefault="00623CFE" w:rsidP="005F4F6F">
            <w:pPr>
              <w:pStyle w:val="TabelleText"/>
              <w:rPr>
                <w:ins w:id="198" w:author="Singh, Pranav" w:date="2022-11-02T14:31:00Z"/>
              </w:rPr>
            </w:pPr>
            <w:r>
              <w:t>1.37</w:t>
            </w:r>
          </w:p>
        </w:tc>
        <w:tc>
          <w:tcPr>
            <w:tcW w:w="1453" w:type="dxa"/>
            <w:tcPrChange w:id="199" w:author="Singh, Pranav" w:date="2022-11-02T16:52:00Z">
              <w:tcPr>
                <w:tcW w:w="1446" w:type="dxa"/>
                <w:gridSpan w:val="2"/>
              </w:tcPr>
            </w:tcPrChange>
          </w:tcPr>
          <w:p w14:paraId="703F69A4" w14:textId="5BCADDC7" w:rsidR="00C275D7" w:rsidRDefault="00623CFE" w:rsidP="005F4F6F">
            <w:pPr>
              <w:pStyle w:val="TabelleText"/>
              <w:rPr>
                <w:ins w:id="200" w:author="Singh, Pranav" w:date="2022-11-02T14:31:00Z"/>
              </w:rPr>
            </w:pPr>
            <w:r>
              <w:t>Dec. 22, 22</w:t>
            </w:r>
          </w:p>
        </w:tc>
        <w:tc>
          <w:tcPr>
            <w:tcW w:w="6565" w:type="dxa"/>
            <w:tcPrChange w:id="201" w:author="Singh, Pranav" w:date="2022-11-02T16:52:00Z">
              <w:tcPr>
                <w:tcW w:w="6531" w:type="dxa"/>
                <w:gridSpan w:val="2"/>
              </w:tcPr>
            </w:tcPrChange>
          </w:tcPr>
          <w:p w14:paraId="5511410E" w14:textId="101FA47E" w:rsidR="00C275D7" w:rsidRDefault="00623CFE" w:rsidP="005F4F6F">
            <w:pPr>
              <w:pStyle w:val="TabelleText"/>
              <w:rPr>
                <w:ins w:id="202" w:author="Singh, Pranav" w:date="2022-11-02T14:31:00Z"/>
              </w:rPr>
            </w:pPr>
            <w:r>
              <w:t>Updated screenshots and description for csv export</w:t>
            </w:r>
          </w:p>
        </w:tc>
      </w:tr>
      <w:tr w:rsidR="00DE52AB" w14:paraId="30B6DA35" w14:textId="77777777" w:rsidTr="00DE52AB">
        <w:tblPrEx>
          <w:tblLook w:val="04A0" w:firstRow="1" w:lastRow="0" w:firstColumn="1" w:lastColumn="0" w:noHBand="0" w:noVBand="1"/>
        </w:tblPrEx>
        <w:trPr>
          <w:trHeight w:val="158"/>
        </w:trPr>
        <w:tc>
          <w:tcPr>
            <w:tcW w:w="1398" w:type="dxa"/>
          </w:tcPr>
          <w:p w14:paraId="09A6B468" w14:textId="77777777" w:rsidR="00DE52AB" w:rsidRDefault="00DE52AB" w:rsidP="005F4F6F">
            <w:pPr>
              <w:pStyle w:val="TabelleText"/>
            </w:pPr>
          </w:p>
        </w:tc>
        <w:tc>
          <w:tcPr>
            <w:tcW w:w="1453" w:type="dxa"/>
          </w:tcPr>
          <w:p w14:paraId="5B63A1F1" w14:textId="77777777" w:rsidR="00DE52AB" w:rsidRDefault="00DE52AB" w:rsidP="005F4F6F">
            <w:pPr>
              <w:pStyle w:val="TabelleText"/>
            </w:pPr>
          </w:p>
        </w:tc>
        <w:tc>
          <w:tcPr>
            <w:tcW w:w="6565" w:type="dxa"/>
          </w:tcPr>
          <w:p w14:paraId="1848822E" w14:textId="77777777" w:rsidR="00DE52AB" w:rsidRDefault="00DE52AB" w:rsidP="005F4F6F">
            <w:pPr>
              <w:pStyle w:val="TabelleText"/>
            </w:pPr>
          </w:p>
        </w:tc>
      </w:tr>
      <w:tr w:rsidR="00DE52AB" w14:paraId="31C17E44" w14:textId="77777777" w:rsidTr="00DE52AB">
        <w:tblPrEx>
          <w:tblLook w:val="04A0" w:firstRow="1" w:lastRow="0" w:firstColumn="1" w:lastColumn="0" w:noHBand="0" w:noVBand="1"/>
        </w:tblPrEx>
        <w:trPr>
          <w:trHeight w:val="158"/>
        </w:trPr>
        <w:tc>
          <w:tcPr>
            <w:tcW w:w="1398" w:type="dxa"/>
          </w:tcPr>
          <w:p w14:paraId="157C0917" w14:textId="1C98B096" w:rsidR="00DE52AB" w:rsidRDefault="00DE52AB" w:rsidP="00DE52AB">
            <w:pPr>
              <w:pStyle w:val="TabelleText"/>
            </w:pPr>
            <w:r>
              <w:t>1.38</w:t>
            </w:r>
          </w:p>
        </w:tc>
        <w:tc>
          <w:tcPr>
            <w:tcW w:w="1453" w:type="dxa"/>
          </w:tcPr>
          <w:p w14:paraId="52756330" w14:textId="60672ABC" w:rsidR="00DE52AB" w:rsidRDefault="00DE52AB" w:rsidP="00DE52AB">
            <w:pPr>
              <w:pStyle w:val="TabelleText"/>
            </w:pPr>
            <w:r>
              <w:t>Jan 11, 23</w:t>
            </w:r>
          </w:p>
        </w:tc>
        <w:tc>
          <w:tcPr>
            <w:tcW w:w="6565" w:type="dxa"/>
          </w:tcPr>
          <w:p w14:paraId="7C6B0C3D" w14:textId="3C7C6633" w:rsidR="00DE52AB" w:rsidRDefault="00DE52AB" w:rsidP="00DE52AB">
            <w:pPr>
              <w:pStyle w:val="TabelleText"/>
            </w:pPr>
            <w:r>
              <w:t xml:space="preserve">Add </w:t>
            </w:r>
            <w:hyperlink w:anchor="_Business.dim_ol_capacity_eip" w:history="1">
              <w:r w:rsidRPr="00DE52AB">
                <w:rPr>
                  <w:rStyle w:val="Hyperlink"/>
                </w:rPr>
                <w:t>capacity EIP table</w:t>
              </w:r>
            </w:hyperlink>
            <w:r>
              <w:t xml:space="preserve"> </w:t>
            </w:r>
          </w:p>
        </w:tc>
      </w:tr>
    </w:tbl>
    <w:p w14:paraId="2F5A93B2" w14:textId="77777777" w:rsidR="00942B67" w:rsidRPr="00F10970" w:rsidRDefault="00942B67" w:rsidP="008D3900"/>
    <w:p w14:paraId="0D71FD27" w14:textId="12F8D2B5" w:rsidR="002E3151" w:rsidRDefault="002E3151">
      <w:pPr>
        <w:spacing w:line="250" w:lineRule="auto"/>
      </w:pPr>
      <w:r>
        <w:br w:type="page"/>
      </w:r>
    </w:p>
    <w:p w14:paraId="69098B32" w14:textId="77777777" w:rsidR="00942B67" w:rsidRPr="00C92F97" w:rsidRDefault="00942B67" w:rsidP="00C622CB">
      <w:pPr>
        <w:pStyle w:val="VerzeichnisnichtimIHV"/>
      </w:pPr>
      <w:bookmarkStart w:id="203" w:name="_Toc470635553"/>
      <w:bookmarkStart w:id="204" w:name="_Toc470638373"/>
      <w:bookmarkStart w:id="205" w:name="_Toc470638542"/>
      <w:r>
        <w:lastRenderedPageBreak/>
        <w:t>Contents</w:t>
      </w:r>
      <w:bookmarkEnd w:id="203"/>
      <w:bookmarkEnd w:id="204"/>
      <w:bookmarkEnd w:id="205"/>
    </w:p>
    <w:p w14:paraId="3EA5CC2C" w14:textId="35662C44" w:rsidR="00DE52AB" w:rsidRDefault="007801E0">
      <w:pPr>
        <w:pStyle w:val="TOC1"/>
        <w:rPr>
          <w:rFonts w:eastAsiaTheme="minorEastAsia" w:cs="Mangal"/>
          <w:caps w:val="0"/>
          <w:color w:val="auto"/>
          <w:sz w:val="22"/>
          <w:szCs w:val="20"/>
          <w:lang w:eastAsia="en-US" w:bidi="hi-IN"/>
        </w:rPr>
      </w:pPr>
      <w:r>
        <w:fldChar w:fldCharType="begin"/>
      </w:r>
      <w:r w:rsidR="00CF7D1D">
        <w:instrText xml:space="preserve"> TOC \o "1-3" \h \z \u </w:instrText>
      </w:r>
      <w:r>
        <w:fldChar w:fldCharType="separate"/>
      </w:r>
      <w:hyperlink w:anchor="_Toc124349955" w:history="1">
        <w:r w:rsidR="00DE52AB" w:rsidRPr="00CA2C9D">
          <w:rPr>
            <w:rStyle w:val="Hyperlink"/>
          </w:rPr>
          <w:t>1</w:t>
        </w:r>
        <w:r w:rsidR="00DE52AB">
          <w:rPr>
            <w:rFonts w:eastAsiaTheme="minorEastAsia" w:cs="Mangal"/>
            <w:caps w:val="0"/>
            <w:color w:val="auto"/>
            <w:sz w:val="22"/>
            <w:szCs w:val="20"/>
            <w:lang w:eastAsia="en-US" w:bidi="hi-IN"/>
          </w:rPr>
          <w:tab/>
        </w:r>
        <w:r w:rsidR="00DE52AB" w:rsidRPr="00CA2C9D">
          <w:rPr>
            <w:rStyle w:val="Hyperlink"/>
          </w:rPr>
          <w:t>Service overview</w:t>
        </w:r>
        <w:r w:rsidR="00DE52AB">
          <w:rPr>
            <w:webHidden/>
          </w:rPr>
          <w:tab/>
        </w:r>
        <w:r w:rsidR="00DE52AB">
          <w:rPr>
            <w:webHidden/>
          </w:rPr>
          <w:fldChar w:fldCharType="begin"/>
        </w:r>
        <w:r w:rsidR="00DE52AB">
          <w:rPr>
            <w:webHidden/>
          </w:rPr>
          <w:instrText xml:space="preserve"> PAGEREF _Toc124349955 \h </w:instrText>
        </w:r>
        <w:r w:rsidR="00DE52AB">
          <w:rPr>
            <w:webHidden/>
          </w:rPr>
        </w:r>
        <w:r w:rsidR="00DE52AB">
          <w:rPr>
            <w:webHidden/>
          </w:rPr>
          <w:fldChar w:fldCharType="separate"/>
        </w:r>
        <w:r w:rsidR="00DE52AB">
          <w:rPr>
            <w:webHidden/>
          </w:rPr>
          <w:t>7</w:t>
        </w:r>
        <w:r w:rsidR="00DE52AB">
          <w:rPr>
            <w:webHidden/>
          </w:rPr>
          <w:fldChar w:fldCharType="end"/>
        </w:r>
      </w:hyperlink>
    </w:p>
    <w:p w14:paraId="79967D43" w14:textId="63F5F920" w:rsidR="00DE52AB" w:rsidRDefault="00582734">
      <w:pPr>
        <w:pStyle w:val="TOC1"/>
        <w:rPr>
          <w:rFonts w:eastAsiaTheme="minorEastAsia" w:cs="Mangal"/>
          <w:caps w:val="0"/>
          <w:color w:val="auto"/>
          <w:sz w:val="22"/>
          <w:szCs w:val="20"/>
          <w:lang w:eastAsia="en-US" w:bidi="hi-IN"/>
        </w:rPr>
      </w:pPr>
      <w:hyperlink w:anchor="_Toc124349956" w:history="1">
        <w:r w:rsidR="00DE52AB" w:rsidRPr="00CA2C9D">
          <w:rPr>
            <w:rStyle w:val="Hyperlink"/>
          </w:rPr>
          <w:t>2</w:t>
        </w:r>
        <w:r w:rsidR="00DE52AB">
          <w:rPr>
            <w:rFonts w:eastAsiaTheme="minorEastAsia" w:cs="Mangal"/>
            <w:caps w:val="0"/>
            <w:color w:val="auto"/>
            <w:sz w:val="22"/>
            <w:szCs w:val="20"/>
            <w:lang w:eastAsia="en-US" w:bidi="hi-IN"/>
          </w:rPr>
          <w:tab/>
        </w:r>
        <w:r w:rsidR="00DE52AB" w:rsidRPr="00CA2C9D">
          <w:rPr>
            <w:rStyle w:val="Hyperlink"/>
          </w:rPr>
          <w:t>General Information</w:t>
        </w:r>
        <w:r w:rsidR="00DE52AB">
          <w:rPr>
            <w:webHidden/>
          </w:rPr>
          <w:tab/>
        </w:r>
        <w:r w:rsidR="00DE52AB">
          <w:rPr>
            <w:webHidden/>
          </w:rPr>
          <w:fldChar w:fldCharType="begin"/>
        </w:r>
        <w:r w:rsidR="00DE52AB">
          <w:rPr>
            <w:webHidden/>
          </w:rPr>
          <w:instrText xml:space="preserve"> PAGEREF _Toc124349956 \h </w:instrText>
        </w:r>
        <w:r w:rsidR="00DE52AB">
          <w:rPr>
            <w:webHidden/>
          </w:rPr>
        </w:r>
        <w:r w:rsidR="00DE52AB">
          <w:rPr>
            <w:webHidden/>
          </w:rPr>
          <w:fldChar w:fldCharType="separate"/>
        </w:r>
        <w:r w:rsidR="00DE52AB">
          <w:rPr>
            <w:webHidden/>
          </w:rPr>
          <w:t>8</w:t>
        </w:r>
        <w:r w:rsidR="00DE52AB">
          <w:rPr>
            <w:webHidden/>
          </w:rPr>
          <w:fldChar w:fldCharType="end"/>
        </w:r>
      </w:hyperlink>
    </w:p>
    <w:p w14:paraId="1D5065E8" w14:textId="2EB4154F" w:rsidR="00DE52AB" w:rsidRDefault="00582734">
      <w:pPr>
        <w:pStyle w:val="TOC2"/>
        <w:rPr>
          <w:rFonts w:cs="Mangal"/>
          <w:color w:val="auto"/>
          <w:sz w:val="22"/>
          <w:szCs w:val="20"/>
          <w:lang w:eastAsia="en-US" w:bidi="hi-IN"/>
        </w:rPr>
      </w:pPr>
      <w:hyperlink w:anchor="_Toc124349957" w:history="1">
        <w:r w:rsidR="00DE52AB" w:rsidRPr="00CA2C9D">
          <w:rPr>
            <w:rStyle w:val="Hyperlink"/>
          </w:rPr>
          <w:t>2.1</w:t>
        </w:r>
        <w:r w:rsidR="00DE52AB">
          <w:rPr>
            <w:rFonts w:cs="Mangal"/>
            <w:color w:val="auto"/>
            <w:sz w:val="22"/>
            <w:szCs w:val="20"/>
            <w:lang w:eastAsia="en-US" w:bidi="hi-IN"/>
          </w:rPr>
          <w:tab/>
        </w:r>
        <w:r w:rsidR="00DE52AB" w:rsidRPr="00CA2C9D">
          <w:rPr>
            <w:rStyle w:val="Hyperlink"/>
          </w:rPr>
          <w:t>Access Enterprise Dashboard</w:t>
        </w:r>
        <w:r w:rsidR="00DE52AB">
          <w:rPr>
            <w:webHidden/>
          </w:rPr>
          <w:tab/>
        </w:r>
        <w:r w:rsidR="00DE52AB">
          <w:rPr>
            <w:webHidden/>
          </w:rPr>
          <w:fldChar w:fldCharType="begin"/>
        </w:r>
        <w:r w:rsidR="00DE52AB">
          <w:rPr>
            <w:webHidden/>
          </w:rPr>
          <w:instrText xml:space="preserve"> PAGEREF _Toc124349957 \h </w:instrText>
        </w:r>
        <w:r w:rsidR="00DE52AB">
          <w:rPr>
            <w:webHidden/>
          </w:rPr>
        </w:r>
        <w:r w:rsidR="00DE52AB">
          <w:rPr>
            <w:webHidden/>
          </w:rPr>
          <w:fldChar w:fldCharType="separate"/>
        </w:r>
        <w:r w:rsidR="00DE52AB">
          <w:rPr>
            <w:webHidden/>
          </w:rPr>
          <w:t>8</w:t>
        </w:r>
        <w:r w:rsidR="00DE52AB">
          <w:rPr>
            <w:webHidden/>
          </w:rPr>
          <w:fldChar w:fldCharType="end"/>
        </w:r>
      </w:hyperlink>
    </w:p>
    <w:p w14:paraId="306244C8" w14:textId="3862A9EE" w:rsidR="00DE52AB" w:rsidRDefault="00582734">
      <w:pPr>
        <w:pStyle w:val="TOC2"/>
        <w:rPr>
          <w:rFonts w:cs="Mangal"/>
          <w:color w:val="auto"/>
          <w:sz w:val="22"/>
          <w:szCs w:val="20"/>
          <w:lang w:eastAsia="en-US" w:bidi="hi-IN"/>
        </w:rPr>
      </w:pPr>
      <w:hyperlink w:anchor="_Toc124349958" w:history="1">
        <w:r w:rsidR="00DE52AB" w:rsidRPr="00CA2C9D">
          <w:rPr>
            <w:rStyle w:val="Hyperlink"/>
            <w:iCs/>
            <w:lang w:val="fr-FR"/>
          </w:rPr>
          <w:t>2.2</w:t>
        </w:r>
        <w:r w:rsidR="00DE52AB">
          <w:rPr>
            <w:rFonts w:cs="Mangal"/>
            <w:color w:val="auto"/>
            <w:sz w:val="22"/>
            <w:szCs w:val="20"/>
            <w:lang w:eastAsia="en-US" w:bidi="hi-IN"/>
          </w:rPr>
          <w:tab/>
        </w:r>
        <w:r w:rsidR="00DE52AB" w:rsidRPr="00CA2C9D">
          <w:rPr>
            <w:rStyle w:val="Hyperlink"/>
            <w:iCs/>
            <w:lang w:val="fr-FR"/>
          </w:rPr>
          <w:t>Product versions</w:t>
        </w:r>
        <w:r w:rsidR="00DE52AB">
          <w:rPr>
            <w:webHidden/>
          </w:rPr>
          <w:tab/>
        </w:r>
        <w:r w:rsidR="00DE52AB">
          <w:rPr>
            <w:webHidden/>
          </w:rPr>
          <w:fldChar w:fldCharType="begin"/>
        </w:r>
        <w:r w:rsidR="00DE52AB">
          <w:rPr>
            <w:webHidden/>
          </w:rPr>
          <w:instrText xml:space="preserve"> PAGEREF _Toc124349958 \h </w:instrText>
        </w:r>
        <w:r w:rsidR="00DE52AB">
          <w:rPr>
            <w:webHidden/>
          </w:rPr>
        </w:r>
        <w:r w:rsidR="00DE52AB">
          <w:rPr>
            <w:webHidden/>
          </w:rPr>
          <w:fldChar w:fldCharType="separate"/>
        </w:r>
        <w:r w:rsidR="00DE52AB">
          <w:rPr>
            <w:webHidden/>
          </w:rPr>
          <w:t>8</w:t>
        </w:r>
        <w:r w:rsidR="00DE52AB">
          <w:rPr>
            <w:webHidden/>
          </w:rPr>
          <w:fldChar w:fldCharType="end"/>
        </w:r>
      </w:hyperlink>
    </w:p>
    <w:p w14:paraId="44F57BC8" w14:textId="47CDC58D" w:rsidR="00DE52AB" w:rsidRDefault="00582734">
      <w:pPr>
        <w:pStyle w:val="TOC2"/>
        <w:rPr>
          <w:rFonts w:cs="Mangal"/>
          <w:color w:val="auto"/>
          <w:sz w:val="22"/>
          <w:szCs w:val="20"/>
          <w:lang w:eastAsia="en-US" w:bidi="hi-IN"/>
        </w:rPr>
      </w:pPr>
      <w:hyperlink w:anchor="_Toc124349959" w:history="1">
        <w:r w:rsidR="00DE52AB" w:rsidRPr="00CA2C9D">
          <w:rPr>
            <w:rStyle w:val="Hyperlink"/>
            <w:lang w:val="fr-FR"/>
          </w:rPr>
          <w:t>2.3</w:t>
        </w:r>
        <w:r w:rsidR="00DE52AB">
          <w:rPr>
            <w:rFonts w:cs="Mangal"/>
            <w:color w:val="auto"/>
            <w:sz w:val="22"/>
            <w:szCs w:val="20"/>
            <w:lang w:eastAsia="en-US" w:bidi="hi-IN"/>
          </w:rPr>
          <w:tab/>
        </w:r>
        <w:r w:rsidR="00DE52AB" w:rsidRPr="00CA2C9D">
          <w:rPr>
            <w:rStyle w:val="Hyperlink"/>
            <w:lang w:val="fr-FR"/>
          </w:rPr>
          <w:t>User management</w:t>
        </w:r>
        <w:r w:rsidR="00DE52AB">
          <w:rPr>
            <w:webHidden/>
          </w:rPr>
          <w:tab/>
        </w:r>
        <w:r w:rsidR="00DE52AB">
          <w:rPr>
            <w:webHidden/>
          </w:rPr>
          <w:fldChar w:fldCharType="begin"/>
        </w:r>
        <w:r w:rsidR="00DE52AB">
          <w:rPr>
            <w:webHidden/>
          </w:rPr>
          <w:instrText xml:space="preserve"> PAGEREF _Toc124349959 \h </w:instrText>
        </w:r>
        <w:r w:rsidR="00DE52AB">
          <w:rPr>
            <w:webHidden/>
          </w:rPr>
        </w:r>
        <w:r w:rsidR="00DE52AB">
          <w:rPr>
            <w:webHidden/>
          </w:rPr>
          <w:fldChar w:fldCharType="separate"/>
        </w:r>
        <w:r w:rsidR="00DE52AB">
          <w:rPr>
            <w:webHidden/>
          </w:rPr>
          <w:t>9</w:t>
        </w:r>
        <w:r w:rsidR="00DE52AB">
          <w:rPr>
            <w:webHidden/>
          </w:rPr>
          <w:fldChar w:fldCharType="end"/>
        </w:r>
      </w:hyperlink>
    </w:p>
    <w:p w14:paraId="189A7A4E" w14:textId="0215157D" w:rsidR="00DE52AB" w:rsidRDefault="00582734">
      <w:pPr>
        <w:pStyle w:val="TOC2"/>
        <w:rPr>
          <w:rFonts w:cs="Mangal"/>
          <w:color w:val="auto"/>
          <w:sz w:val="22"/>
          <w:szCs w:val="20"/>
          <w:lang w:eastAsia="en-US" w:bidi="hi-IN"/>
        </w:rPr>
      </w:pPr>
      <w:hyperlink w:anchor="_Toc124349960" w:history="1">
        <w:r w:rsidR="00DE52AB" w:rsidRPr="00CA2C9D">
          <w:rPr>
            <w:rStyle w:val="Hyperlink"/>
          </w:rPr>
          <w:t>2.4</w:t>
        </w:r>
        <w:r w:rsidR="00DE52AB">
          <w:rPr>
            <w:rFonts w:cs="Mangal"/>
            <w:color w:val="auto"/>
            <w:sz w:val="22"/>
            <w:szCs w:val="20"/>
            <w:lang w:eastAsia="en-US" w:bidi="hi-IN"/>
          </w:rPr>
          <w:tab/>
        </w:r>
        <w:r w:rsidR="00DE52AB" w:rsidRPr="00CA2C9D">
          <w:rPr>
            <w:rStyle w:val="Hyperlink"/>
          </w:rPr>
          <w:t>Organization</w:t>
        </w:r>
        <w:r w:rsidR="00DE52AB">
          <w:rPr>
            <w:webHidden/>
          </w:rPr>
          <w:tab/>
        </w:r>
        <w:r w:rsidR="00DE52AB">
          <w:rPr>
            <w:webHidden/>
          </w:rPr>
          <w:fldChar w:fldCharType="begin"/>
        </w:r>
        <w:r w:rsidR="00DE52AB">
          <w:rPr>
            <w:webHidden/>
          </w:rPr>
          <w:instrText xml:space="preserve"> PAGEREF _Toc124349960 \h </w:instrText>
        </w:r>
        <w:r w:rsidR="00DE52AB">
          <w:rPr>
            <w:webHidden/>
          </w:rPr>
        </w:r>
        <w:r w:rsidR="00DE52AB">
          <w:rPr>
            <w:webHidden/>
          </w:rPr>
          <w:fldChar w:fldCharType="separate"/>
        </w:r>
        <w:r w:rsidR="00DE52AB">
          <w:rPr>
            <w:webHidden/>
          </w:rPr>
          <w:t>10</w:t>
        </w:r>
        <w:r w:rsidR="00DE52AB">
          <w:rPr>
            <w:webHidden/>
          </w:rPr>
          <w:fldChar w:fldCharType="end"/>
        </w:r>
      </w:hyperlink>
    </w:p>
    <w:p w14:paraId="7952C338" w14:textId="5419BCB5" w:rsidR="00DE52AB" w:rsidRDefault="00582734">
      <w:pPr>
        <w:pStyle w:val="TOC2"/>
        <w:rPr>
          <w:rFonts w:cs="Mangal"/>
          <w:color w:val="auto"/>
          <w:sz w:val="22"/>
          <w:szCs w:val="20"/>
          <w:lang w:eastAsia="en-US" w:bidi="hi-IN"/>
        </w:rPr>
      </w:pPr>
      <w:hyperlink w:anchor="_Toc124349961" w:history="1">
        <w:r w:rsidR="00DE52AB" w:rsidRPr="00CA2C9D">
          <w:rPr>
            <w:rStyle w:val="Hyperlink"/>
            <w:iCs/>
          </w:rPr>
          <w:t>2.5</w:t>
        </w:r>
        <w:r w:rsidR="00DE52AB">
          <w:rPr>
            <w:rFonts w:cs="Mangal"/>
            <w:color w:val="auto"/>
            <w:sz w:val="22"/>
            <w:szCs w:val="20"/>
            <w:lang w:eastAsia="en-US" w:bidi="hi-IN"/>
          </w:rPr>
          <w:tab/>
        </w:r>
        <w:r w:rsidR="00DE52AB" w:rsidRPr="00CA2C9D">
          <w:rPr>
            <w:rStyle w:val="Hyperlink"/>
            <w:iCs/>
          </w:rPr>
          <w:t>Current Limitations</w:t>
        </w:r>
        <w:r w:rsidR="00DE52AB">
          <w:rPr>
            <w:webHidden/>
          </w:rPr>
          <w:tab/>
        </w:r>
        <w:r w:rsidR="00DE52AB">
          <w:rPr>
            <w:webHidden/>
          </w:rPr>
          <w:fldChar w:fldCharType="begin"/>
        </w:r>
        <w:r w:rsidR="00DE52AB">
          <w:rPr>
            <w:webHidden/>
          </w:rPr>
          <w:instrText xml:space="preserve"> PAGEREF _Toc124349961 \h </w:instrText>
        </w:r>
        <w:r w:rsidR="00DE52AB">
          <w:rPr>
            <w:webHidden/>
          </w:rPr>
        </w:r>
        <w:r w:rsidR="00DE52AB">
          <w:rPr>
            <w:webHidden/>
          </w:rPr>
          <w:fldChar w:fldCharType="separate"/>
        </w:r>
        <w:r w:rsidR="00DE52AB">
          <w:rPr>
            <w:webHidden/>
          </w:rPr>
          <w:t>10</w:t>
        </w:r>
        <w:r w:rsidR="00DE52AB">
          <w:rPr>
            <w:webHidden/>
          </w:rPr>
          <w:fldChar w:fldCharType="end"/>
        </w:r>
      </w:hyperlink>
    </w:p>
    <w:p w14:paraId="77184715" w14:textId="024D5135" w:rsidR="00DE52AB" w:rsidRDefault="00582734">
      <w:pPr>
        <w:pStyle w:val="TOC1"/>
        <w:rPr>
          <w:rFonts w:eastAsiaTheme="minorEastAsia" w:cs="Mangal"/>
          <w:caps w:val="0"/>
          <w:color w:val="auto"/>
          <w:sz w:val="22"/>
          <w:szCs w:val="20"/>
          <w:lang w:eastAsia="en-US" w:bidi="hi-IN"/>
        </w:rPr>
      </w:pPr>
      <w:hyperlink w:anchor="_Toc124349962" w:history="1">
        <w:r w:rsidR="00DE52AB" w:rsidRPr="00CA2C9D">
          <w:rPr>
            <w:rStyle w:val="Hyperlink"/>
          </w:rPr>
          <w:t>3</w:t>
        </w:r>
        <w:r w:rsidR="00DE52AB">
          <w:rPr>
            <w:rFonts w:eastAsiaTheme="minorEastAsia" w:cs="Mangal"/>
            <w:caps w:val="0"/>
            <w:color w:val="auto"/>
            <w:sz w:val="22"/>
            <w:szCs w:val="20"/>
            <w:lang w:eastAsia="en-US" w:bidi="hi-IN"/>
          </w:rPr>
          <w:tab/>
        </w:r>
        <w:r w:rsidR="00DE52AB" w:rsidRPr="00CA2C9D">
          <w:rPr>
            <w:rStyle w:val="Hyperlink"/>
          </w:rPr>
          <w:t>How to</w:t>
        </w:r>
        <w:r w:rsidR="00DE52AB">
          <w:rPr>
            <w:webHidden/>
          </w:rPr>
          <w:tab/>
        </w:r>
        <w:r w:rsidR="00DE52AB">
          <w:rPr>
            <w:webHidden/>
          </w:rPr>
          <w:fldChar w:fldCharType="begin"/>
        </w:r>
        <w:r w:rsidR="00DE52AB">
          <w:rPr>
            <w:webHidden/>
          </w:rPr>
          <w:instrText xml:space="preserve"> PAGEREF _Toc124349962 \h </w:instrText>
        </w:r>
        <w:r w:rsidR="00DE52AB">
          <w:rPr>
            <w:webHidden/>
          </w:rPr>
        </w:r>
        <w:r w:rsidR="00DE52AB">
          <w:rPr>
            <w:webHidden/>
          </w:rPr>
          <w:fldChar w:fldCharType="separate"/>
        </w:r>
        <w:r w:rsidR="00DE52AB">
          <w:rPr>
            <w:webHidden/>
          </w:rPr>
          <w:t>12</w:t>
        </w:r>
        <w:r w:rsidR="00DE52AB">
          <w:rPr>
            <w:webHidden/>
          </w:rPr>
          <w:fldChar w:fldCharType="end"/>
        </w:r>
      </w:hyperlink>
    </w:p>
    <w:p w14:paraId="796BE7B0" w14:textId="6C1E7C2F" w:rsidR="00DE52AB" w:rsidRDefault="00582734">
      <w:pPr>
        <w:pStyle w:val="TOC2"/>
        <w:rPr>
          <w:rFonts w:cs="Mangal"/>
          <w:color w:val="auto"/>
          <w:sz w:val="22"/>
          <w:szCs w:val="20"/>
          <w:lang w:eastAsia="en-US" w:bidi="hi-IN"/>
        </w:rPr>
      </w:pPr>
      <w:hyperlink w:anchor="_Toc124349963" w:history="1">
        <w:r w:rsidR="00DE52AB" w:rsidRPr="00CA2C9D">
          <w:rPr>
            <w:rStyle w:val="Hyperlink"/>
          </w:rPr>
          <w:t>3.1</w:t>
        </w:r>
        <w:r w:rsidR="00DE52AB">
          <w:rPr>
            <w:rFonts w:cs="Mangal"/>
            <w:color w:val="auto"/>
            <w:sz w:val="22"/>
            <w:szCs w:val="20"/>
            <w:lang w:eastAsia="en-US" w:bidi="hi-IN"/>
          </w:rPr>
          <w:tab/>
        </w:r>
        <w:r w:rsidR="00DE52AB" w:rsidRPr="00CA2C9D">
          <w:rPr>
            <w:rStyle w:val="Hyperlink"/>
          </w:rPr>
          <w:t>Switch Organizations</w:t>
        </w:r>
        <w:r w:rsidR="00DE52AB">
          <w:rPr>
            <w:webHidden/>
          </w:rPr>
          <w:tab/>
        </w:r>
        <w:r w:rsidR="00DE52AB">
          <w:rPr>
            <w:webHidden/>
          </w:rPr>
          <w:fldChar w:fldCharType="begin"/>
        </w:r>
        <w:r w:rsidR="00DE52AB">
          <w:rPr>
            <w:webHidden/>
          </w:rPr>
          <w:instrText xml:space="preserve"> PAGEREF _Toc124349963 \h </w:instrText>
        </w:r>
        <w:r w:rsidR="00DE52AB">
          <w:rPr>
            <w:webHidden/>
          </w:rPr>
        </w:r>
        <w:r w:rsidR="00DE52AB">
          <w:rPr>
            <w:webHidden/>
          </w:rPr>
          <w:fldChar w:fldCharType="separate"/>
        </w:r>
        <w:r w:rsidR="00DE52AB">
          <w:rPr>
            <w:webHidden/>
          </w:rPr>
          <w:t>12</w:t>
        </w:r>
        <w:r w:rsidR="00DE52AB">
          <w:rPr>
            <w:webHidden/>
          </w:rPr>
          <w:fldChar w:fldCharType="end"/>
        </w:r>
      </w:hyperlink>
    </w:p>
    <w:p w14:paraId="3BA43CE7" w14:textId="184BA2EE" w:rsidR="00DE52AB" w:rsidRDefault="00582734">
      <w:pPr>
        <w:pStyle w:val="TOC2"/>
        <w:rPr>
          <w:rFonts w:cs="Mangal"/>
          <w:color w:val="auto"/>
          <w:sz w:val="22"/>
          <w:szCs w:val="20"/>
          <w:lang w:eastAsia="en-US" w:bidi="hi-IN"/>
        </w:rPr>
      </w:pPr>
      <w:hyperlink w:anchor="_Toc124349964" w:history="1">
        <w:r w:rsidR="00DE52AB" w:rsidRPr="00CA2C9D">
          <w:rPr>
            <w:rStyle w:val="Hyperlink"/>
          </w:rPr>
          <w:t>3.2</w:t>
        </w:r>
        <w:r w:rsidR="00DE52AB">
          <w:rPr>
            <w:rFonts w:cs="Mangal"/>
            <w:color w:val="auto"/>
            <w:sz w:val="22"/>
            <w:szCs w:val="20"/>
            <w:lang w:eastAsia="en-US" w:bidi="hi-IN"/>
          </w:rPr>
          <w:tab/>
        </w:r>
        <w:r w:rsidR="00DE52AB" w:rsidRPr="00CA2C9D">
          <w:rPr>
            <w:rStyle w:val="Hyperlink"/>
          </w:rPr>
          <w:t>Access Dashboards</w:t>
        </w:r>
        <w:r w:rsidR="00DE52AB">
          <w:rPr>
            <w:webHidden/>
          </w:rPr>
          <w:tab/>
        </w:r>
        <w:r w:rsidR="00DE52AB">
          <w:rPr>
            <w:webHidden/>
          </w:rPr>
          <w:fldChar w:fldCharType="begin"/>
        </w:r>
        <w:r w:rsidR="00DE52AB">
          <w:rPr>
            <w:webHidden/>
          </w:rPr>
          <w:instrText xml:space="preserve"> PAGEREF _Toc124349964 \h </w:instrText>
        </w:r>
        <w:r w:rsidR="00DE52AB">
          <w:rPr>
            <w:webHidden/>
          </w:rPr>
        </w:r>
        <w:r w:rsidR="00DE52AB">
          <w:rPr>
            <w:webHidden/>
          </w:rPr>
          <w:fldChar w:fldCharType="separate"/>
        </w:r>
        <w:r w:rsidR="00DE52AB">
          <w:rPr>
            <w:webHidden/>
          </w:rPr>
          <w:t>12</w:t>
        </w:r>
        <w:r w:rsidR="00DE52AB">
          <w:rPr>
            <w:webHidden/>
          </w:rPr>
          <w:fldChar w:fldCharType="end"/>
        </w:r>
      </w:hyperlink>
    </w:p>
    <w:p w14:paraId="26C14E66" w14:textId="117FF0E1" w:rsidR="00DE52AB" w:rsidRDefault="00582734">
      <w:pPr>
        <w:pStyle w:val="TOC3"/>
        <w:rPr>
          <w:rFonts w:asciiTheme="minorHAnsi" w:eastAsiaTheme="minorEastAsia" w:hAnsiTheme="minorHAnsi" w:cs="Mangal"/>
          <w:color w:val="auto"/>
          <w:sz w:val="22"/>
          <w:szCs w:val="20"/>
          <w:lang w:eastAsia="en-US" w:bidi="hi-IN"/>
        </w:rPr>
      </w:pPr>
      <w:hyperlink w:anchor="_Toc124349965" w:history="1">
        <w:r w:rsidR="00DE52AB" w:rsidRPr="00CA2C9D">
          <w:rPr>
            <w:rStyle w:val="Hyperlink"/>
            <w14:scene3d>
              <w14:camera w14:prst="orthographicFront"/>
              <w14:lightRig w14:rig="threePt" w14:dir="t">
                <w14:rot w14:lat="0" w14:lon="0" w14:rev="0"/>
              </w14:lightRig>
            </w14:scene3d>
          </w:rPr>
          <w:t>3.2.1</w:t>
        </w:r>
        <w:r w:rsidR="00DE52AB">
          <w:rPr>
            <w:rFonts w:asciiTheme="minorHAnsi" w:eastAsiaTheme="minorEastAsia" w:hAnsiTheme="minorHAnsi" w:cs="Mangal"/>
            <w:color w:val="auto"/>
            <w:sz w:val="22"/>
            <w:szCs w:val="20"/>
            <w:lang w:eastAsia="en-US" w:bidi="hi-IN"/>
          </w:rPr>
          <w:tab/>
        </w:r>
        <w:r w:rsidR="00DE52AB" w:rsidRPr="00CA2C9D">
          <w:rPr>
            <w:rStyle w:val="Hyperlink"/>
          </w:rPr>
          <w:t>“Getting started”-Dashboard</w:t>
        </w:r>
        <w:r w:rsidR="00DE52AB">
          <w:rPr>
            <w:webHidden/>
          </w:rPr>
          <w:tab/>
        </w:r>
        <w:r w:rsidR="00DE52AB">
          <w:rPr>
            <w:webHidden/>
          </w:rPr>
          <w:fldChar w:fldCharType="begin"/>
        </w:r>
        <w:r w:rsidR="00DE52AB">
          <w:rPr>
            <w:webHidden/>
          </w:rPr>
          <w:instrText xml:space="preserve"> PAGEREF _Toc124349965 \h </w:instrText>
        </w:r>
        <w:r w:rsidR="00DE52AB">
          <w:rPr>
            <w:webHidden/>
          </w:rPr>
        </w:r>
        <w:r w:rsidR="00DE52AB">
          <w:rPr>
            <w:webHidden/>
          </w:rPr>
          <w:fldChar w:fldCharType="separate"/>
        </w:r>
        <w:r w:rsidR="00DE52AB">
          <w:rPr>
            <w:webHidden/>
          </w:rPr>
          <w:t>13</w:t>
        </w:r>
        <w:r w:rsidR="00DE52AB">
          <w:rPr>
            <w:webHidden/>
          </w:rPr>
          <w:fldChar w:fldCharType="end"/>
        </w:r>
      </w:hyperlink>
    </w:p>
    <w:p w14:paraId="60E968C8" w14:textId="15658E0B" w:rsidR="00DE52AB" w:rsidRDefault="00582734">
      <w:pPr>
        <w:pStyle w:val="TOC3"/>
        <w:rPr>
          <w:rFonts w:asciiTheme="minorHAnsi" w:eastAsiaTheme="minorEastAsia" w:hAnsiTheme="minorHAnsi" w:cs="Mangal"/>
          <w:color w:val="auto"/>
          <w:sz w:val="22"/>
          <w:szCs w:val="20"/>
          <w:lang w:eastAsia="en-US" w:bidi="hi-IN"/>
        </w:rPr>
      </w:pPr>
      <w:hyperlink w:anchor="_Toc124349966" w:history="1">
        <w:r w:rsidR="00DE52AB" w:rsidRPr="00CA2C9D">
          <w:rPr>
            <w:rStyle w:val="Hyperlink"/>
            <w14:scene3d>
              <w14:camera w14:prst="orthographicFront"/>
              <w14:lightRig w14:rig="threePt" w14:dir="t">
                <w14:rot w14:lat="0" w14:lon="0" w14:rev="0"/>
              </w14:lightRig>
            </w14:scene3d>
          </w:rPr>
          <w:t>3.2.2</w:t>
        </w:r>
        <w:r w:rsidR="00DE52AB">
          <w:rPr>
            <w:rFonts w:asciiTheme="minorHAnsi" w:eastAsiaTheme="minorEastAsia" w:hAnsiTheme="minorHAnsi" w:cs="Mangal"/>
            <w:color w:val="auto"/>
            <w:sz w:val="22"/>
            <w:szCs w:val="20"/>
            <w:lang w:eastAsia="en-US" w:bidi="hi-IN"/>
          </w:rPr>
          <w:tab/>
        </w:r>
        <w:r w:rsidR="00DE52AB" w:rsidRPr="00CA2C9D">
          <w:rPr>
            <w:rStyle w:val="Hyperlink"/>
          </w:rPr>
          <w:t>Provided by Open Telekom Cloud</w:t>
        </w:r>
        <w:r w:rsidR="00DE52AB">
          <w:rPr>
            <w:webHidden/>
          </w:rPr>
          <w:tab/>
        </w:r>
        <w:r w:rsidR="00DE52AB">
          <w:rPr>
            <w:webHidden/>
          </w:rPr>
          <w:fldChar w:fldCharType="begin"/>
        </w:r>
        <w:r w:rsidR="00DE52AB">
          <w:rPr>
            <w:webHidden/>
          </w:rPr>
          <w:instrText xml:space="preserve"> PAGEREF _Toc124349966 \h </w:instrText>
        </w:r>
        <w:r w:rsidR="00DE52AB">
          <w:rPr>
            <w:webHidden/>
          </w:rPr>
        </w:r>
        <w:r w:rsidR="00DE52AB">
          <w:rPr>
            <w:webHidden/>
          </w:rPr>
          <w:fldChar w:fldCharType="separate"/>
        </w:r>
        <w:r w:rsidR="00DE52AB">
          <w:rPr>
            <w:webHidden/>
          </w:rPr>
          <w:t>13</w:t>
        </w:r>
        <w:r w:rsidR="00DE52AB">
          <w:rPr>
            <w:webHidden/>
          </w:rPr>
          <w:fldChar w:fldCharType="end"/>
        </w:r>
      </w:hyperlink>
    </w:p>
    <w:p w14:paraId="7565B6AA" w14:textId="5CCA500F" w:rsidR="00DE52AB" w:rsidRDefault="00582734">
      <w:pPr>
        <w:pStyle w:val="TOC3"/>
        <w:rPr>
          <w:rFonts w:asciiTheme="minorHAnsi" w:eastAsiaTheme="minorEastAsia" w:hAnsiTheme="minorHAnsi" w:cs="Mangal"/>
          <w:color w:val="auto"/>
          <w:sz w:val="22"/>
          <w:szCs w:val="20"/>
          <w:lang w:eastAsia="en-US" w:bidi="hi-IN"/>
        </w:rPr>
      </w:pPr>
      <w:hyperlink w:anchor="_Toc124349967" w:history="1">
        <w:r w:rsidR="00DE52AB" w:rsidRPr="00CA2C9D">
          <w:rPr>
            <w:rStyle w:val="Hyperlink"/>
            <w14:scene3d>
              <w14:camera w14:prst="orthographicFront"/>
              <w14:lightRig w14:rig="threePt" w14:dir="t">
                <w14:rot w14:lat="0" w14:lon="0" w14:rev="0"/>
              </w14:lightRig>
            </w14:scene3d>
          </w:rPr>
          <w:t>3.2.3</w:t>
        </w:r>
        <w:r w:rsidR="00DE52AB">
          <w:rPr>
            <w:rFonts w:asciiTheme="minorHAnsi" w:eastAsiaTheme="minorEastAsia" w:hAnsiTheme="minorHAnsi" w:cs="Mangal"/>
            <w:color w:val="auto"/>
            <w:sz w:val="22"/>
            <w:szCs w:val="20"/>
            <w:lang w:eastAsia="en-US" w:bidi="hi-IN"/>
          </w:rPr>
          <w:tab/>
        </w:r>
        <w:r w:rsidR="00DE52AB" w:rsidRPr="00CA2C9D">
          <w:rPr>
            <w:rStyle w:val="Hyperlink"/>
          </w:rPr>
          <w:t>Consumption view</w:t>
        </w:r>
        <w:r w:rsidR="00DE52AB">
          <w:rPr>
            <w:webHidden/>
          </w:rPr>
          <w:tab/>
        </w:r>
        <w:r w:rsidR="00DE52AB">
          <w:rPr>
            <w:webHidden/>
          </w:rPr>
          <w:fldChar w:fldCharType="begin"/>
        </w:r>
        <w:r w:rsidR="00DE52AB">
          <w:rPr>
            <w:webHidden/>
          </w:rPr>
          <w:instrText xml:space="preserve"> PAGEREF _Toc124349967 \h </w:instrText>
        </w:r>
        <w:r w:rsidR="00DE52AB">
          <w:rPr>
            <w:webHidden/>
          </w:rPr>
        </w:r>
        <w:r w:rsidR="00DE52AB">
          <w:rPr>
            <w:webHidden/>
          </w:rPr>
          <w:fldChar w:fldCharType="separate"/>
        </w:r>
        <w:r w:rsidR="00DE52AB">
          <w:rPr>
            <w:webHidden/>
          </w:rPr>
          <w:t>13</w:t>
        </w:r>
        <w:r w:rsidR="00DE52AB">
          <w:rPr>
            <w:webHidden/>
          </w:rPr>
          <w:fldChar w:fldCharType="end"/>
        </w:r>
      </w:hyperlink>
    </w:p>
    <w:p w14:paraId="5A1D9B2E" w14:textId="70F73945" w:rsidR="00DE52AB" w:rsidRDefault="00582734">
      <w:pPr>
        <w:pStyle w:val="TOC3"/>
        <w:rPr>
          <w:rFonts w:asciiTheme="minorHAnsi" w:eastAsiaTheme="minorEastAsia" w:hAnsiTheme="minorHAnsi" w:cs="Mangal"/>
          <w:color w:val="auto"/>
          <w:sz w:val="22"/>
          <w:szCs w:val="20"/>
          <w:lang w:eastAsia="en-US" w:bidi="hi-IN"/>
        </w:rPr>
      </w:pPr>
      <w:hyperlink w:anchor="_Toc124349968" w:history="1">
        <w:r w:rsidR="00DE52AB" w:rsidRPr="00CA2C9D">
          <w:rPr>
            <w:rStyle w:val="Hyperlink"/>
            <w14:scene3d>
              <w14:camera w14:prst="orthographicFront"/>
              <w14:lightRig w14:rig="threePt" w14:dir="t">
                <w14:rot w14:lat="0" w14:lon="0" w14:rev="0"/>
              </w14:lightRig>
            </w14:scene3d>
          </w:rPr>
          <w:t>3.2.4</w:t>
        </w:r>
        <w:r w:rsidR="00DE52AB">
          <w:rPr>
            <w:rFonts w:asciiTheme="minorHAnsi" w:eastAsiaTheme="minorEastAsia" w:hAnsiTheme="minorHAnsi" w:cs="Mangal"/>
            <w:color w:val="auto"/>
            <w:sz w:val="22"/>
            <w:szCs w:val="20"/>
            <w:lang w:eastAsia="en-US" w:bidi="hi-IN"/>
          </w:rPr>
          <w:tab/>
        </w:r>
        <w:r w:rsidR="00DE52AB" w:rsidRPr="00CA2C9D">
          <w:rPr>
            <w:rStyle w:val="Hyperlink"/>
          </w:rPr>
          <w:t>Consumption view with Tags</w:t>
        </w:r>
        <w:r w:rsidR="00DE52AB">
          <w:rPr>
            <w:webHidden/>
          </w:rPr>
          <w:tab/>
        </w:r>
        <w:r w:rsidR="00DE52AB">
          <w:rPr>
            <w:webHidden/>
          </w:rPr>
          <w:fldChar w:fldCharType="begin"/>
        </w:r>
        <w:r w:rsidR="00DE52AB">
          <w:rPr>
            <w:webHidden/>
          </w:rPr>
          <w:instrText xml:space="preserve"> PAGEREF _Toc124349968 \h </w:instrText>
        </w:r>
        <w:r w:rsidR="00DE52AB">
          <w:rPr>
            <w:webHidden/>
          </w:rPr>
        </w:r>
        <w:r w:rsidR="00DE52AB">
          <w:rPr>
            <w:webHidden/>
          </w:rPr>
          <w:fldChar w:fldCharType="separate"/>
        </w:r>
        <w:r w:rsidR="00DE52AB">
          <w:rPr>
            <w:webHidden/>
          </w:rPr>
          <w:t>14</w:t>
        </w:r>
        <w:r w:rsidR="00DE52AB">
          <w:rPr>
            <w:webHidden/>
          </w:rPr>
          <w:fldChar w:fldCharType="end"/>
        </w:r>
      </w:hyperlink>
    </w:p>
    <w:p w14:paraId="3CD724A1" w14:textId="2F387970" w:rsidR="00DE52AB" w:rsidRDefault="00582734">
      <w:pPr>
        <w:pStyle w:val="TOC3"/>
        <w:rPr>
          <w:rFonts w:asciiTheme="minorHAnsi" w:eastAsiaTheme="minorEastAsia" w:hAnsiTheme="minorHAnsi" w:cs="Mangal"/>
          <w:color w:val="auto"/>
          <w:sz w:val="22"/>
          <w:szCs w:val="20"/>
          <w:lang w:eastAsia="en-US" w:bidi="hi-IN"/>
        </w:rPr>
      </w:pPr>
      <w:hyperlink w:anchor="_Toc124349969" w:history="1">
        <w:r w:rsidR="00DE52AB" w:rsidRPr="00CA2C9D">
          <w:rPr>
            <w:rStyle w:val="Hyperlink"/>
            <w14:scene3d>
              <w14:camera w14:prst="orthographicFront"/>
              <w14:lightRig w14:rig="threePt" w14:dir="t">
                <w14:rot w14:lat="0" w14:lon="0" w14:rev="0"/>
              </w14:lightRig>
            </w14:scene3d>
          </w:rPr>
          <w:t>3.2.5</w:t>
        </w:r>
        <w:r w:rsidR="00DE52AB">
          <w:rPr>
            <w:rFonts w:asciiTheme="minorHAnsi" w:eastAsiaTheme="minorEastAsia" w:hAnsiTheme="minorHAnsi" w:cs="Mangal"/>
            <w:color w:val="auto"/>
            <w:sz w:val="22"/>
            <w:szCs w:val="20"/>
            <w:lang w:eastAsia="en-US" w:bidi="hi-IN"/>
          </w:rPr>
          <w:tab/>
        </w:r>
        <w:r w:rsidR="00DE52AB" w:rsidRPr="00CA2C9D">
          <w:rPr>
            <w:rStyle w:val="Hyperlink"/>
          </w:rPr>
          <w:t>Global consumption view</w:t>
        </w:r>
        <w:r w:rsidR="00DE52AB">
          <w:rPr>
            <w:webHidden/>
          </w:rPr>
          <w:tab/>
        </w:r>
        <w:r w:rsidR="00DE52AB">
          <w:rPr>
            <w:webHidden/>
          </w:rPr>
          <w:fldChar w:fldCharType="begin"/>
        </w:r>
        <w:r w:rsidR="00DE52AB">
          <w:rPr>
            <w:webHidden/>
          </w:rPr>
          <w:instrText xml:space="preserve"> PAGEREF _Toc124349969 \h </w:instrText>
        </w:r>
        <w:r w:rsidR="00DE52AB">
          <w:rPr>
            <w:webHidden/>
          </w:rPr>
        </w:r>
        <w:r w:rsidR="00DE52AB">
          <w:rPr>
            <w:webHidden/>
          </w:rPr>
          <w:fldChar w:fldCharType="separate"/>
        </w:r>
        <w:r w:rsidR="00DE52AB">
          <w:rPr>
            <w:webHidden/>
          </w:rPr>
          <w:t>15</w:t>
        </w:r>
        <w:r w:rsidR="00DE52AB">
          <w:rPr>
            <w:webHidden/>
          </w:rPr>
          <w:fldChar w:fldCharType="end"/>
        </w:r>
      </w:hyperlink>
    </w:p>
    <w:p w14:paraId="24A50410" w14:textId="7E135925" w:rsidR="00DE52AB" w:rsidRDefault="00582734">
      <w:pPr>
        <w:pStyle w:val="TOC3"/>
        <w:rPr>
          <w:rFonts w:asciiTheme="minorHAnsi" w:eastAsiaTheme="minorEastAsia" w:hAnsiTheme="minorHAnsi" w:cs="Mangal"/>
          <w:color w:val="auto"/>
          <w:sz w:val="22"/>
          <w:szCs w:val="20"/>
          <w:lang w:eastAsia="en-US" w:bidi="hi-IN"/>
        </w:rPr>
      </w:pPr>
      <w:hyperlink w:anchor="_Toc124349970" w:history="1">
        <w:r w:rsidR="00DE52AB" w:rsidRPr="00CA2C9D">
          <w:rPr>
            <w:rStyle w:val="Hyperlink"/>
            <w14:scene3d>
              <w14:camera w14:prst="orthographicFront"/>
              <w14:lightRig w14:rig="threePt" w14:dir="t">
                <w14:rot w14:lat="0" w14:lon="0" w14:rev="0"/>
              </w14:lightRig>
            </w14:scene3d>
          </w:rPr>
          <w:t>3.2.6</w:t>
        </w:r>
        <w:r w:rsidR="00DE52AB">
          <w:rPr>
            <w:rFonts w:asciiTheme="minorHAnsi" w:eastAsiaTheme="minorEastAsia" w:hAnsiTheme="minorHAnsi" w:cs="Mangal"/>
            <w:color w:val="auto"/>
            <w:sz w:val="22"/>
            <w:szCs w:val="20"/>
            <w:lang w:eastAsia="en-US" w:bidi="hi-IN"/>
          </w:rPr>
          <w:tab/>
        </w:r>
        <w:r w:rsidR="00DE52AB" w:rsidRPr="00CA2C9D">
          <w:rPr>
            <w:rStyle w:val="Hyperlink"/>
          </w:rPr>
          <w:t>Global consumption view with Tags</w:t>
        </w:r>
        <w:r w:rsidR="00DE52AB">
          <w:rPr>
            <w:webHidden/>
          </w:rPr>
          <w:tab/>
        </w:r>
        <w:r w:rsidR="00DE52AB">
          <w:rPr>
            <w:webHidden/>
          </w:rPr>
          <w:fldChar w:fldCharType="begin"/>
        </w:r>
        <w:r w:rsidR="00DE52AB">
          <w:rPr>
            <w:webHidden/>
          </w:rPr>
          <w:instrText xml:space="preserve"> PAGEREF _Toc124349970 \h </w:instrText>
        </w:r>
        <w:r w:rsidR="00DE52AB">
          <w:rPr>
            <w:webHidden/>
          </w:rPr>
        </w:r>
        <w:r w:rsidR="00DE52AB">
          <w:rPr>
            <w:webHidden/>
          </w:rPr>
          <w:fldChar w:fldCharType="separate"/>
        </w:r>
        <w:r w:rsidR="00DE52AB">
          <w:rPr>
            <w:webHidden/>
          </w:rPr>
          <w:t>16</w:t>
        </w:r>
        <w:r w:rsidR="00DE52AB">
          <w:rPr>
            <w:webHidden/>
          </w:rPr>
          <w:fldChar w:fldCharType="end"/>
        </w:r>
      </w:hyperlink>
    </w:p>
    <w:p w14:paraId="6999AFE7" w14:textId="75883EFD" w:rsidR="00DE52AB" w:rsidRDefault="00582734">
      <w:pPr>
        <w:pStyle w:val="TOC3"/>
        <w:rPr>
          <w:rFonts w:asciiTheme="minorHAnsi" w:eastAsiaTheme="minorEastAsia" w:hAnsiTheme="minorHAnsi" w:cs="Mangal"/>
          <w:color w:val="auto"/>
          <w:sz w:val="22"/>
          <w:szCs w:val="20"/>
          <w:lang w:eastAsia="en-US" w:bidi="hi-IN"/>
        </w:rPr>
      </w:pPr>
      <w:hyperlink w:anchor="_Toc124349971" w:history="1">
        <w:r w:rsidR="00DE52AB" w:rsidRPr="00CA2C9D">
          <w:rPr>
            <w:rStyle w:val="Hyperlink"/>
            <w14:scene3d>
              <w14:camera w14:prst="orthographicFront"/>
              <w14:lightRig w14:rig="threePt" w14:dir="t">
                <w14:rot w14:lat="0" w14:lon="0" w14:rev="0"/>
              </w14:lightRig>
            </w14:scene3d>
          </w:rPr>
          <w:t>3.2.7</w:t>
        </w:r>
        <w:r w:rsidR="00DE52AB">
          <w:rPr>
            <w:rFonts w:asciiTheme="minorHAnsi" w:eastAsiaTheme="minorEastAsia" w:hAnsiTheme="minorHAnsi" w:cs="Mangal"/>
            <w:color w:val="auto"/>
            <w:sz w:val="22"/>
            <w:szCs w:val="20"/>
            <w:lang w:eastAsia="en-US" w:bidi="hi-IN"/>
          </w:rPr>
          <w:tab/>
        </w:r>
        <w:r w:rsidR="00DE52AB" w:rsidRPr="00CA2C9D">
          <w:rPr>
            <w:rStyle w:val="Hyperlink"/>
          </w:rPr>
          <w:t>Alerts</w:t>
        </w:r>
        <w:r w:rsidR="00DE52AB">
          <w:rPr>
            <w:webHidden/>
          </w:rPr>
          <w:tab/>
        </w:r>
        <w:r w:rsidR="00DE52AB">
          <w:rPr>
            <w:webHidden/>
          </w:rPr>
          <w:fldChar w:fldCharType="begin"/>
        </w:r>
        <w:r w:rsidR="00DE52AB">
          <w:rPr>
            <w:webHidden/>
          </w:rPr>
          <w:instrText xml:space="preserve"> PAGEREF _Toc124349971 \h </w:instrText>
        </w:r>
        <w:r w:rsidR="00DE52AB">
          <w:rPr>
            <w:webHidden/>
          </w:rPr>
        </w:r>
        <w:r w:rsidR="00DE52AB">
          <w:rPr>
            <w:webHidden/>
          </w:rPr>
          <w:fldChar w:fldCharType="separate"/>
        </w:r>
        <w:r w:rsidR="00DE52AB">
          <w:rPr>
            <w:webHidden/>
          </w:rPr>
          <w:t>17</w:t>
        </w:r>
        <w:r w:rsidR="00DE52AB">
          <w:rPr>
            <w:webHidden/>
          </w:rPr>
          <w:fldChar w:fldCharType="end"/>
        </w:r>
      </w:hyperlink>
    </w:p>
    <w:p w14:paraId="47FE25CE" w14:textId="3BF898BE" w:rsidR="00DE52AB" w:rsidRDefault="00582734">
      <w:pPr>
        <w:pStyle w:val="TOC2"/>
        <w:rPr>
          <w:rFonts w:cs="Mangal"/>
          <w:color w:val="auto"/>
          <w:sz w:val="22"/>
          <w:szCs w:val="20"/>
          <w:lang w:eastAsia="en-US" w:bidi="hi-IN"/>
        </w:rPr>
      </w:pPr>
      <w:hyperlink w:anchor="_Toc124349972" w:history="1">
        <w:r w:rsidR="00DE52AB" w:rsidRPr="00CA2C9D">
          <w:rPr>
            <w:rStyle w:val="Hyperlink"/>
          </w:rPr>
          <w:t>3.3</w:t>
        </w:r>
        <w:r w:rsidR="00DE52AB">
          <w:rPr>
            <w:rFonts w:cs="Mangal"/>
            <w:color w:val="auto"/>
            <w:sz w:val="22"/>
            <w:szCs w:val="20"/>
            <w:lang w:eastAsia="en-US" w:bidi="hi-IN"/>
          </w:rPr>
          <w:tab/>
        </w:r>
        <w:r w:rsidR="00DE52AB" w:rsidRPr="00CA2C9D">
          <w:rPr>
            <w:rStyle w:val="Hyperlink"/>
          </w:rPr>
          <w:t>Database table structure</w:t>
        </w:r>
        <w:r w:rsidR="00DE52AB">
          <w:rPr>
            <w:webHidden/>
          </w:rPr>
          <w:tab/>
        </w:r>
        <w:r w:rsidR="00DE52AB">
          <w:rPr>
            <w:webHidden/>
          </w:rPr>
          <w:fldChar w:fldCharType="begin"/>
        </w:r>
        <w:r w:rsidR="00DE52AB">
          <w:rPr>
            <w:webHidden/>
          </w:rPr>
          <w:instrText xml:space="preserve"> PAGEREF _Toc124349972 \h </w:instrText>
        </w:r>
        <w:r w:rsidR="00DE52AB">
          <w:rPr>
            <w:webHidden/>
          </w:rPr>
        </w:r>
        <w:r w:rsidR="00DE52AB">
          <w:rPr>
            <w:webHidden/>
          </w:rPr>
          <w:fldChar w:fldCharType="separate"/>
        </w:r>
        <w:r w:rsidR="00DE52AB">
          <w:rPr>
            <w:webHidden/>
          </w:rPr>
          <w:t>20</w:t>
        </w:r>
        <w:r w:rsidR="00DE52AB">
          <w:rPr>
            <w:webHidden/>
          </w:rPr>
          <w:fldChar w:fldCharType="end"/>
        </w:r>
      </w:hyperlink>
    </w:p>
    <w:p w14:paraId="7BFD3775" w14:textId="31185F4B" w:rsidR="00DE52AB" w:rsidRDefault="00582734">
      <w:pPr>
        <w:pStyle w:val="TOC3"/>
        <w:rPr>
          <w:rFonts w:asciiTheme="minorHAnsi" w:eastAsiaTheme="minorEastAsia" w:hAnsiTheme="minorHAnsi" w:cs="Mangal"/>
          <w:color w:val="auto"/>
          <w:sz w:val="22"/>
          <w:szCs w:val="20"/>
          <w:lang w:eastAsia="en-US" w:bidi="hi-IN"/>
        </w:rPr>
      </w:pPr>
      <w:hyperlink w:anchor="_Toc124349973" w:history="1">
        <w:r w:rsidR="00DE52AB" w:rsidRPr="00CA2C9D">
          <w:rPr>
            <w:rStyle w:val="Hyperlink"/>
            <w14:scene3d>
              <w14:camera w14:prst="orthographicFront"/>
              <w14:lightRig w14:rig="threePt" w14:dir="t">
                <w14:rot w14:lat="0" w14:lon="0" w14:rev="0"/>
              </w14:lightRig>
            </w14:scene3d>
          </w:rPr>
          <w:t>3.3.1</w:t>
        </w:r>
        <w:r w:rsidR="00DE52AB">
          <w:rPr>
            <w:rFonts w:asciiTheme="minorHAnsi" w:eastAsiaTheme="minorEastAsia" w:hAnsiTheme="minorHAnsi" w:cs="Mangal"/>
            <w:color w:val="auto"/>
            <w:sz w:val="22"/>
            <w:szCs w:val="20"/>
            <w:lang w:eastAsia="en-US" w:bidi="hi-IN"/>
          </w:rPr>
          <w:tab/>
        </w:r>
        <w:r w:rsidR="00DE52AB" w:rsidRPr="00CA2C9D">
          <w:rPr>
            <w:rStyle w:val="Hyperlink"/>
          </w:rPr>
          <w:t>Business.consumption</w:t>
        </w:r>
        <w:r w:rsidR="00DE52AB">
          <w:rPr>
            <w:webHidden/>
          </w:rPr>
          <w:tab/>
        </w:r>
        <w:r w:rsidR="00DE52AB">
          <w:rPr>
            <w:webHidden/>
          </w:rPr>
          <w:fldChar w:fldCharType="begin"/>
        </w:r>
        <w:r w:rsidR="00DE52AB">
          <w:rPr>
            <w:webHidden/>
          </w:rPr>
          <w:instrText xml:space="preserve"> PAGEREF _Toc124349973 \h </w:instrText>
        </w:r>
        <w:r w:rsidR="00DE52AB">
          <w:rPr>
            <w:webHidden/>
          </w:rPr>
        </w:r>
        <w:r w:rsidR="00DE52AB">
          <w:rPr>
            <w:webHidden/>
          </w:rPr>
          <w:fldChar w:fldCharType="separate"/>
        </w:r>
        <w:r w:rsidR="00DE52AB">
          <w:rPr>
            <w:webHidden/>
          </w:rPr>
          <w:t>21</w:t>
        </w:r>
        <w:r w:rsidR="00DE52AB">
          <w:rPr>
            <w:webHidden/>
          </w:rPr>
          <w:fldChar w:fldCharType="end"/>
        </w:r>
      </w:hyperlink>
    </w:p>
    <w:p w14:paraId="3C458BB9" w14:textId="1EE6AF65" w:rsidR="00DE52AB" w:rsidRDefault="00582734">
      <w:pPr>
        <w:pStyle w:val="TOC3"/>
        <w:rPr>
          <w:rFonts w:asciiTheme="minorHAnsi" w:eastAsiaTheme="minorEastAsia" w:hAnsiTheme="minorHAnsi" w:cs="Mangal"/>
          <w:color w:val="auto"/>
          <w:sz w:val="22"/>
          <w:szCs w:val="20"/>
          <w:lang w:eastAsia="en-US" w:bidi="hi-IN"/>
        </w:rPr>
      </w:pPr>
      <w:hyperlink w:anchor="_Toc124349974" w:history="1">
        <w:r w:rsidR="00DE52AB" w:rsidRPr="00CA2C9D">
          <w:rPr>
            <w:rStyle w:val="Hyperlink"/>
            <w14:scene3d>
              <w14:camera w14:prst="orthographicFront"/>
              <w14:lightRig w14:rig="threePt" w14:dir="t">
                <w14:rot w14:lat="0" w14:lon="0" w14:rev="0"/>
              </w14:lightRig>
            </w14:scene3d>
          </w:rPr>
          <w:t>3.3.2</w:t>
        </w:r>
        <w:r w:rsidR="00DE52AB">
          <w:rPr>
            <w:rFonts w:asciiTheme="minorHAnsi" w:eastAsiaTheme="minorEastAsia" w:hAnsiTheme="minorHAnsi" w:cs="Mangal"/>
            <w:color w:val="auto"/>
            <w:sz w:val="22"/>
            <w:szCs w:val="20"/>
            <w:lang w:eastAsia="en-US" w:bidi="hi-IN"/>
          </w:rPr>
          <w:tab/>
        </w:r>
        <w:r w:rsidR="00DE52AB" w:rsidRPr="00CA2C9D">
          <w:rPr>
            <w:rStyle w:val="Hyperlink"/>
          </w:rPr>
          <w:t>Business.business_partner</w:t>
        </w:r>
        <w:r w:rsidR="00DE52AB">
          <w:rPr>
            <w:webHidden/>
          </w:rPr>
          <w:tab/>
        </w:r>
        <w:r w:rsidR="00DE52AB">
          <w:rPr>
            <w:webHidden/>
          </w:rPr>
          <w:fldChar w:fldCharType="begin"/>
        </w:r>
        <w:r w:rsidR="00DE52AB">
          <w:rPr>
            <w:webHidden/>
          </w:rPr>
          <w:instrText xml:space="preserve"> PAGEREF _Toc124349974 \h </w:instrText>
        </w:r>
        <w:r w:rsidR="00DE52AB">
          <w:rPr>
            <w:webHidden/>
          </w:rPr>
        </w:r>
        <w:r w:rsidR="00DE52AB">
          <w:rPr>
            <w:webHidden/>
          </w:rPr>
          <w:fldChar w:fldCharType="separate"/>
        </w:r>
        <w:r w:rsidR="00DE52AB">
          <w:rPr>
            <w:webHidden/>
          </w:rPr>
          <w:t>23</w:t>
        </w:r>
        <w:r w:rsidR="00DE52AB">
          <w:rPr>
            <w:webHidden/>
          </w:rPr>
          <w:fldChar w:fldCharType="end"/>
        </w:r>
      </w:hyperlink>
    </w:p>
    <w:p w14:paraId="530E1ABD" w14:textId="67A65D1C" w:rsidR="00DE52AB" w:rsidRDefault="00582734">
      <w:pPr>
        <w:pStyle w:val="TOC3"/>
        <w:rPr>
          <w:rFonts w:asciiTheme="minorHAnsi" w:eastAsiaTheme="minorEastAsia" w:hAnsiTheme="minorHAnsi" w:cs="Mangal"/>
          <w:color w:val="auto"/>
          <w:sz w:val="22"/>
          <w:szCs w:val="20"/>
          <w:lang w:eastAsia="en-US" w:bidi="hi-IN"/>
        </w:rPr>
      </w:pPr>
      <w:hyperlink w:anchor="_Toc124349975" w:history="1">
        <w:r w:rsidR="00DE52AB" w:rsidRPr="00CA2C9D">
          <w:rPr>
            <w:rStyle w:val="Hyperlink"/>
            <w14:scene3d>
              <w14:camera w14:prst="orthographicFront"/>
              <w14:lightRig w14:rig="threePt" w14:dir="t">
                <w14:rot w14:lat="0" w14:lon="0" w14:rev="0"/>
              </w14:lightRig>
            </w14:scene3d>
          </w:rPr>
          <w:t>3.3.3</w:t>
        </w:r>
        <w:r w:rsidR="00DE52AB">
          <w:rPr>
            <w:rFonts w:asciiTheme="minorHAnsi" w:eastAsiaTheme="minorEastAsia" w:hAnsiTheme="minorHAnsi" w:cs="Mangal"/>
            <w:color w:val="auto"/>
            <w:sz w:val="22"/>
            <w:szCs w:val="20"/>
            <w:lang w:eastAsia="en-US" w:bidi="hi-IN"/>
          </w:rPr>
          <w:tab/>
        </w:r>
        <w:r w:rsidR="00DE52AB" w:rsidRPr="00CA2C9D">
          <w:rPr>
            <w:rStyle w:val="Hyperlink"/>
          </w:rPr>
          <w:t>Business.agp</w:t>
        </w:r>
        <w:r w:rsidR="00DE52AB">
          <w:rPr>
            <w:webHidden/>
          </w:rPr>
          <w:tab/>
        </w:r>
        <w:r w:rsidR="00DE52AB">
          <w:rPr>
            <w:webHidden/>
          </w:rPr>
          <w:fldChar w:fldCharType="begin"/>
        </w:r>
        <w:r w:rsidR="00DE52AB">
          <w:rPr>
            <w:webHidden/>
          </w:rPr>
          <w:instrText xml:space="preserve"> PAGEREF _Toc124349975 \h </w:instrText>
        </w:r>
        <w:r w:rsidR="00DE52AB">
          <w:rPr>
            <w:webHidden/>
          </w:rPr>
        </w:r>
        <w:r w:rsidR="00DE52AB">
          <w:rPr>
            <w:webHidden/>
          </w:rPr>
          <w:fldChar w:fldCharType="separate"/>
        </w:r>
        <w:r w:rsidR="00DE52AB">
          <w:rPr>
            <w:webHidden/>
          </w:rPr>
          <w:t>23</w:t>
        </w:r>
        <w:r w:rsidR="00DE52AB">
          <w:rPr>
            <w:webHidden/>
          </w:rPr>
          <w:fldChar w:fldCharType="end"/>
        </w:r>
      </w:hyperlink>
    </w:p>
    <w:p w14:paraId="5F249907" w14:textId="149F758D" w:rsidR="00DE52AB" w:rsidRDefault="00582734">
      <w:pPr>
        <w:pStyle w:val="TOC3"/>
        <w:rPr>
          <w:rFonts w:asciiTheme="minorHAnsi" w:eastAsiaTheme="minorEastAsia" w:hAnsiTheme="minorHAnsi" w:cs="Mangal"/>
          <w:color w:val="auto"/>
          <w:sz w:val="22"/>
          <w:szCs w:val="20"/>
          <w:lang w:eastAsia="en-US" w:bidi="hi-IN"/>
        </w:rPr>
      </w:pPr>
      <w:hyperlink w:anchor="_Toc124349976" w:history="1">
        <w:r w:rsidR="00DE52AB" w:rsidRPr="00CA2C9D">
          <w:rPr>
            <w:rStyle w:val="Hyperlink"/>
            <w14:scene3d>
              <w14:camera w14:prst="orthographicFront"/>
              <w14:lightRig w14:rig="threePt" w14:dir="t">
                <w14:rot w14:lat="0" w14:lon="0" w14:rev="0"/>
              </w14:lightRig>
            </w14:scene3d>
          </w:rPr>
          <w:t>3.3.4</w:t>
        </w:r>
        <w:r w:rsidR="00DE52AB">
          <w:rPr>
            <w:rFonts w:asciiTheme="minorHAnsi" w:eastAsiaTheme="minorEastAsia" w:hAnsiTheme="minorHAnsi" w:cs="Mangal"/>
            <w:color w:val="auto"/>
            <w:sz w:val="22"/>
            <w:szCs w:val="20"/>
            <w:lang w:eastAsia="en-US" w:bidi="hi-IN"/>
          </w:rPr>
          <w:tab/>
        </w:r>
        <w:r w:rsidR="00DE52AB" w:rsidRPr="00CA2C9D">
          <w:rPr>
            <w:rStyle w:val="Hyperlink"/>
          </w:rPr>
          <w:t>Business.product</w:t>
        </w:r>
        <w:r w:rsidR="00DE52AB">
          <w:rPr>
            <w:webHidden/>
          </w:rPr>
          <w:tab/>
        </w:r>
        <w:r w:rsidR="00DE52AB">
          <w:rPr>
            <w:webHidden/>
          </w:rPr>
          <w:fldChar w:fldCharType="begin"/>
        </w:r>
        <w:r w:rsidR="00DE52AB">
          <w:rPr>
            <w:webHidden/>
          </w:rPr>
          <w:instrText xml:space="preserve"> PAGEREF _Toc124349976 \h </w:instrText>
        </w:r>
        <w:r w:rsidR="00DE52AB">
          <w:rPr>
            <w:webHidden/>
          </w:rPr>
        </w:r>
        <w:r w:rsidR="00DE52AB">
          <w:rPr>
            <w:webHidden/>
          </w:rPr>
          <w:fldChar w:fldCharType="separate"/>
        </w:r>
        <w:r w:rsidR="00DE52AB">
          <w:rPr>
            <w:webHidden/>
          </w:rPr>
          <w:t>23</w:t>
        </w:r>
        <w:r w:rsidR="00DE52AB">
          <w:rPr>
            <w:webHidden/>
          </w:rPr>
          <w:fldChar w:fldCharType="end"/>
        </w:r>
      </w:hyperlink>
    </w:p>
    <w:p w14:paraId="1A0F8F9E" w14:textId="592256CD" w:rsidR="00DE52AB" w:rsidRDefault="00582734">
      <w:pPr>
        <w:pStyle w:val="TOC3"/>
        <w:rPr>
          <w:rFonts w:asciiTheme="minorHAnsi" w:eastAsiaTheme="minorEastAsia" w:hAnsiTheme="minorHAnsi" w:cs="Mangal"/>
          <w:color w:val="auto"/>
          <w:sz w:val="22"/>
          <w:szCs w:val="20"/>
          <w:lang w:eastAsia="en-US" w:bidi="hi-IN"/>
        </w:rPr>
      </w:pPr>
      <w:hyperlink w:anchor="_Toc124349977" w:history="1">
        <w:r w:rsidR="00DE52AB" w:rsidRPr="00CA2C9D">
          <w:rPr>
            <w:rStyle w:val="Hyperlink"/>
            <w14:scene3d>
              <w14:camera w14:prst="orthographicFront"/>
              <w14:lightRig w14:rig="threePt" w14:dir="t">
                <w14:rot w14:lat="0" w14:lon="0" w14:rev="0"/>
              </w14:lightRig>
            </w14:scene3d>
          </w:rPr>
          <w:t>3.3.5</w:t>
        </w:r>
        <w:r w:rsidR="00DE52AB">
          <w:rPr>
            <w:rFonts w:asciiTheme="minorHAnsi" w:eastAsiaTheme="minorEastAsia" w:hAnsiTheme="minorHAnsi" w:cs="Mangal"/>
            <w:color w:val="auto"/>
            <w:sz w:val="22"/>
            <w:szCs w:val="20"/>
            <w:lang w:eastAsia="en-US" w:bidi="hi-IN"/>
          </w:rPr>
          <w:tab/>
        </w:r>
        <w:r w:rsidR="00DE52AB" w:rsidRPr="00CA2C9D">
          <w:rPr>
            <w:rStyle w:val="Hyperlink"/>
          </w:rPr>
          <w:t>Business.regulator</w:t>
        </w:r>
        <w:r w:rsidR="00DE52AB">
          <w:rPr>
            <w:webHidden/>
          </w:rPr>
          <w:tab/>
        </w:r>
        <w:r w:rsidR="00DE52AB">
          <w:rPr>
            <w:webHidden/>
          </w:rPr>
          <w:fldChar w:fldCharType="begin"/>
        </w:r>
        <w:r w:rsidR="00DE52AB">
          <w:rPr>
            <w:webHidden/>
          </w:rPr>
          <w:instrText xml:space="preserve"> PAGEREF _Toc124349977 \h </w:instrText>
        </w:r>
        <w:r w:rsidR="00DE52AB">
          <w:rPr>
            <w:webHidden/>
          </w:rPr>
        </w:r>
        <w:r w:rsidR="00DE52AB">
          <w:rPr>
            <w:webHidden/>
          </w:rPr>
          <w:fldChar w:fldCharType="separate"/>
        </w:r>
        <w:r w:rsidR="00DE52AB">
          <w:rPr>
            <w:webHidden/>
          </w:rPr>
          <w:t>24</w:t>
        </w:r>
        <w:r w:rsidR="00DE52AB">
          <w:rPr>
            <w:webHidden/>
          </w:rPr>
          <w:fldChar w:fldCharType="end"/>
        </w:r>
      </w:hyperlink>
    </w:p>
    <w:p w14:paraId="62054D5B" w14:textId="5666CDDA" w:rsidR="00DE52AB" w:rsidRDefault="00582734">
      <w:pPr>
        <w:pStyle w:val="TOC3"/>
        <w:rPr>
          <w:rFonts w:asciiTheme="minorHAnsi" w:eastAsiaTheme="minorEastAsia" w:hAnsiTheme="minorHAnsi" w:cs="Mangal"/>
          <w:color w:val="auto"/>
          <w:sz w:val="22"/>
          <w:szCs w:val="20"/>
          <w:lang w:eastAsia="en-US" w:bidi="hi-IN"/>
        </w:rPr>
      </w:pPr>
      <w:hyperlink w:anchor="_Toc124349978" w:history="1">
        <w:r w:rsidR="00DE52AB" w:rsidRPr="00CA2C9D">
          <w:rPr>
            <w:rStyle w:val="Hyperlink"/>
            <w14:scene3d>
              <w14:camera w14:prst="orthographicFront"/>
              <w14:lightRig w14:rig="threePt" w14:dir="t">
                <w14:rot w14:lat="0" w14:lon="0" w14:rev="0"/>
              </w14:lightRig>
            </w14:scene3d>
          </w:rPr>
          <w:t>3.3.6</w:t>
        </w:r>
        <w:r w:rsidR="00DE52AB">
          <w:rPr>
            <w:rFonts w:asciiTheme="minorHAnsi" w:eastAsiaTheme="minorEastAsia" w:hAnsiTheme="minorHAnsi" w:cs="Mangal"/>
            <w:color w:val="auto"/>
            <w:sz w:val="22"/>
            <w:szCs w:val="20"/>
            <w:lang w:eastAsia="en-US" w:bidi="hi-IN"/>
          </w:rPr>
          <w:tab/>
        </w:r>
        <w:r w:rsidR="00DE52AB" w:rsidRPr="00CA2C9D">
          <w:rPr>
            <w:rStyle w:val="Hyperlink"/>
          </w:rPr>
          <w:t>Business.tag</w:t>
        </w:r>
        <w:r w:rsidR="00DE52AB">
          <w:rPr>
            <w:webHidden/>
          </w:rPr>
          <w:tab/>
        </w:r>
        <w:r w:rsidR="00DE52AB">
          <w:rPr>
            <w:webHidden/>
          </w:rPr>
          <w:fldChar w:fldCharType="begin"/>
        </w:r>
        <w:r w:rsidR="00DE52AB">
          <w:rPr>
            <w:webHidden/>
          </w:rPr>
          <w:instrText xml:space="preserve"> PAGEREF _Toc124349978 \h </w:instrText>
        </w:r>
        <w:r w:rsidR="00DE52AB">
          <w:rPr>
            <w:webHidden/>
          </w:rPr>
        </w:r>
        <w:r w:rsidR="00DE52AB">
          <w:rPr>
            <w:webHidden/>
          </w:rPr>
          <w:fldChar w:fldCharType="separate"/>
        </w:r>
        <w:r w:rsidR="00DE52AB">
          <w:rPr>
            <w:webHidden/>
          </w:rPr>
          <w:t>24</w:t>
        </w:r>
        <w:r w:rsidR="00DE52AB">
          <w:rPr>
            <w:webHidden/>
          </w:rPr>
          <w:fldChar w:fldCharType="end"/>
        </w:r>
      </w:hyperlink>
    </w:p>
    <w:p w14:paraId="0075754D" w14:textId="010627B9" w:rsidR="00DE52AB" w:rsidRDefault="00582734">
      <w:pPr>
        <w:pStyle w:val="TOC3"/>
        <w:rPr>
          <w:rFonts w:asciiTheme="minorHAnsi" w:eastAsiaTheme="minorEastAsia" w:hAnsiTheme="minorHAnsi" w:cs="Mangal"/>
          <w:color w:val="auto"/>
          <w:sz w:val="22"/>
          <w:szCs w:val="20"/>
          <w:lang w:eastAsia="en-US" w:bidi="hi-IN"/>
        </w:rPr>
      </w:pPr>
      <w:hyperlink w:anchor="_Toc124349979" w:history="1">
        <w:r w:rsidR="00DE52AB" w:rsidRPr="00CA2C9D">
          <w:rPr>
            <w:rStyle w:val="Hyperlink"/>
            <w14:scene3d>
              <w14:camera w14:prst="orthographicFront"/>
              <w14:lightRig w14:rig="threePt" w14:dir="t">
                <w14:rot w14:lat="0" w14:lon="0" w14:rev="0"/>
              </w14:lightRig>
            </w14:scene3d>
          </w:rPr>
          <w:t>3.3.7</w:t>
        </w:r>
        <w:r w:rsidR="00DE52AB">
          <w:rPr>
            <w:rFonts w:asciiTheme="minorHAnsi" w:eastAsiaTheme="minorEastAsia" w:hAnsiTheme="minorHAnsi" w:cs="Mangal"/>
            <w:color w:val="auto"/>
            <w:sz w:val="22"/>
            <w:szCs w:val="20"/>
            <w:lang w:eastAsia="en-US" w:bidi="hi-IN"/>
          </w:rPr>
          <w:tab/>
        </w:r>
        <w:r w:rsidR="00DE52AB" w:rsidRPr="00CA2C9D">
          <w:rPr>
            <w:rStyle w:val="Hyperlink"/>
          </w:rPr>
          <w:t>Business.contract</w:t>
        </w:r>
        <w:r w:rsidR="00DE52AB">
          <w:rPr>
            <w:webHidden/>
          </w:rPr>
          <w:tab/>
        </w:r>
        <w:r w:rsidR="00DE52AB">
          <w:rPr>
            <w:webHidden/>
          </w:rPr>
          <w:fldChar w:fldCharType="begin"/>
        </w:r>
        <w:r w:rsidR="00DE52AB">
          <w:rPr>
            <w:webHidden/>
          </w:rPr>
          <w:instrText xml:space="preserve"> PAGEREF _Toc124349979 \h </w:instrText>
        </w:r>
        <w:r w:rsidR="00DE52AB">
          <w:rPr>
            <w:webHidden/>
          </w:rPr>
        </w:r>
        <w:r w:rsidR="00DE52AB">
          <w:rPr>
            <w:webHidden/>
          </w:rPr>
          <w:fldChar w:fldCharType="separate"/>
        </w:r>
        <w:r w:rsidR="00DE52AB">
          <w:rPr>
            <w:webHidden/>
          </w:rPr>
          <w:t>25</w:t>
        </w:r>
        <w:r w:rsidR="00DE52AB">
          <w:rPr>
            <w:webHidden/>
          </w:rPr>
          <w:fldChar w:fldCharType="end"/>
        </w:r>
      </w:hyperlink>
    </w:p>
    <w:p w14:paraId="3521CB43" w14:textId="1244E74B" w:rsidR="00DE52AB" w:rsidRDefault="00582734">
      <w:pPr>
        <w:pStyle w:val="TOC3"/>
        <w:rPr>
          <w:rFonts w:asciiTheme="minorHAnsi" w:eastAsiaTheme="minorEastAsia" w:hAnsiTheme="minorHAnsi" w:cs="Mangal"/>
          <w:color w:val="auto"/>
          <w:sz w:val="22"/>
          <w:szCs w:val="20"/>
          <w:lang w:eastAsia="en-US" w:bidi="hi-IN"/>
        </w:rPr>
      </w:pPr>
      <w:hyperlink w:anchor="_Toc124349980" w:history="1">
        <w:r w:rsidR="00DE52AB" w:rsidRPr="00CA2C9D">
          <w:rPr>
            <w:rStyle w:val="Hyperlink"/>
            <w14:scene3d>
              <w14:camera w14:prst="orthographicFront"/>
              <w14:lightRig w14:rig="threePt" w14:dir="t">
                <w14:rot w14:lat="0" w14:lon="0" w14:rev="0"/>
              </w14:lightRig>
            </w14:scene3d>
          </w:rPr>
          <w:t>3.3.8</w:t>
        </w:r>
        <w:r w:rsidR="00DE52AB">
          <w:rPr>
            <w:rFonts w:asciiTheme="minorHAnsi" w:eastAsiaTheme="minorEastAsia" w:hAnsiTheme="minorHAnsi" w:cs="Mangal"/>
            <w:color w:val="auto"/>
            <w:sz w:val="22"/>
            <w:szCs w:val="20"/>
            <w:lang w:eastAsia="en-US" w:bidi="hi-IN"/>
          </w:rPr>
          <w:tab/>
        </w:r>
        <w:r w:rsidR="00DE52AB" w:rsidRPr="00CA2C9D">
          <w:rPr>
            <w:rStyle w:val="Hyperlink"/>
          </w:rPr>
          <w:t>Business. dim_ol_project_names</w:t>
        </w:r>
        <w:r w:rsidR="00DE52AB">
          <w:rPr>
            <w:webHidden/>
          </w:rPr>
          <w:tab/>
        </w:r>
        <w:r w:rsidR="00DE52AB">
          <w:rPr>
            <w:webHidden/>
          </w:rPr>
          <w:fldChar w:fldCharType="begin"/>
        </w:r>
        <w:r w:rsidR="00DE52AB">
          <w:rPr>
            <w:webHidden/>
          </w:rPr>
          <w:instrText xml:space="preserve"> PAGEREF _Toc124349980 \h </w:instrText>
        </w:r>
        <w:r w:rsidR="00DE52AB">
          <w:rPr>
            <w:webHidden/>
          </w:rPr>
        </w:r>
        <w:r w:rsidR="00DE52AB">
          <w:rPr>
            <w:webHidden/>
          </w:rPr>
          <w:fldChar w:fldCharType="separate"/>
        </w:r>
        <w:r w:rsidR="00DE52AB">
          <w:rPr>
            <w:webHidden/>
          </w:rPr>
          <w:t>25</w:t>
        </w:r>
        <w:r w:rsidR="00DE52AB">
          <w:rPr>
            <w:webHidden/>
          </w:rPr>
          <w:fldChar w:fldCharType="end"/>
        </w:r>
      </w:hyperlink>
    </w:p>
    <w:p w14:paraId="6C7F9D55" w14:textId="5EFF9621" w:rsidR="00DE52AB" w:rsidRDefault="00582734">
      <w:pPr>
        <w:pStyle w:val="TOC3"/>
        <w:rPr>
          <w:rFonts w:asciiTheme="minorHAnsi" w:eastAsiaTheme="minorEastAsia" w:hAnsiTheme="minorHAnsi" w:cs="Mangal"/>
          <w:color w:val="auto"/>
          <w:sz w:val="22"/>
          <w:szCs w:val="20"/>
          <w:lang w:eastAsia="en-US" w:bidi="hi-IN"/>
        </w:rPr>
      </w:pPr>
      <w:hyperlink w:anchor="_Toc124349981" w:history="1">
        <w:r w:rsidR="00DE52AB" w:rsidRPr="00CA2C9D">
          <w:rPr>
            <w:rStyle w:val="Hyperlink"/>
            <w14:scene3d>
              <w14:camera w14:prst="orthographicFront"/>
              <w14:lightRig w14:rig="threePt" w14:dir="t">
                <w14:rot w14:lat="0" w14:lon="0" w14:rev="0"/>
              </w14:lightRig>
            </w14:scene3d>
          </w:rPr>
          <w:t>3.3.9</w:t>
        </w:r>
        <w:r w:rsidR="00DE52AB">
          <w:rPr>
            <w:rFonts w:asciiTheme="minorHAnsi" w:eastAsiaTheme="minorEastAsia" w:hAnsiTheme="minorHAnsi" w:cs="Mangal"/>
            <w:color w:val="auto"/>
            <w:sz w:val="22"/>
            <w:szCs w:val="20"/>
            <w:lang w:eastAsia="en-US" w:bidi="hi-IN"/>
          </w:rPr>
          <w:tab/>
        </w:r>
        <w:r w:rsidR="00DE52AB" w:rsidRPr="00CA2C9D">
          <w:rPr>
            <w:rStyle w:val="Hyperlink"/>
          </w:rPr>
          <w:t>Business.consumption_types</w:t>
        </w:r>
        <w:r w:rsidR="00DE52AB">
          <w:rPr>
            <w:webHidden/>
          </w:rPr>
          <w:tab/>
        </w:r>
        <w:r w:rsidR="00DE52AB">
          <w:rPr>
            <w:webHidden/>
          </w:rPr>
          <w:fldChar w:fldCharType="begin"/>
        </w:r>
        <w:r w:rsidR="00DE52AB">
          <w:rPr>
            <w:webHidden/>
          </w:rPr>
          <w:instrText xml:space="preserve"> PAGEREF _Toc124349981 \h </w:instrText>
        </w:r>
        <w:r w:rsidR="00DE52AB">
          <w:rPr>
            <w:webHidden/>
          </w:rPr>
        </w:r>
        <w:r w:rsidR="00DE52AB">
          <w:rPr>
            <w:webHidden/>
          </w:rPr>
          <w:fldChar w:fldCharType="separate"/>
        </w:r>
        <w:r w:rsidR="00DE52AB">
          <w:rPr>
            <w:webHidden/>
          </w:rPr>
          <w:t>26</w:t>
        </w:r>
        <w:r w:rsidR="00DE52AB">
          <w:rPr>
            <w:webHidden/>
          </w:rPr>
          <w:fldChar w:fldCharType="end"/>
        </w:r>
      </w:hyperlink>
    </w:p>
    <w:p w14:paraId="76C3C2F8" w14:textId="2B83B909" w:rsidR="00DE52AB" w:rsidRDefault="00582734">
      <w:pPr>
        <w:pStyle w:val="TOC3"/>
        <w:rPr>
          <w:rFonts w:asciiTheme="minorHAnsi" w:eastAsiaTheme="minorEastAsia" w:hAnsiTheme="minorHAnsi" w:cs="Mangal"/>
          <w:color w:val="auto"/>
          <w:sz w:val="22"/>
          <w:szCs w:val="20"/>
          <w:lang w:eastAsia="en-US" w:bidi="hi-IN"/>
        </w:rPr>
      </w:pPr>
      <w:hyperlink w:anchor="_Toc124349982" w:history="1">
        <w:r w:rsidR="00DE52AB" w:rsidRPr="00CA2C9D">
          <w:rPr>
            <w:rStyle w:val="Hyperlink"/>
            <w14:scene3d>
              <w14:camera w14:prst="orthographicFront"/>
              <w14:lightRig w14:rig="threePt" w14:dir="t">
                <w14:rot w14:lat="0" w14:lon="0" w14:rev="0"/>
              </w14:lightRig>
            </w14:scene3d>
          </w:rPr>
          <w:t>3.3.10</w:t>
        </w:r>
        <w:r w:rsidR="00DE52AB">
          <w:rPr>
            <w:rFonts w:asciiTheme="minorHAnsi" w:eastAsiaTheme="minorEastAsia" w:hAnsiTheme="minorHAnsi" w:cs="Mangal"/>
            <w:color w:val="auto"/>
            <w:sz w:val="22"/>
            <w:szCs w:val="20"/>
            <w:lang w:eastAsia="en-US" w:bidi="hi-IN"/>
          </w:rPr>
          <w:tab/>
        </w:r>
        <w:r w:rsidR="00DE52AB" w:rsidRPr="00CA2C9D">
          <w:rPr>
            <w:rStyle w:val="Hyperlink"/>
          </w:rPr>
          <w:t>Business.dim_ol_capacity_ecs_compute</w:t>
        </w:r>
        <w:r w:rsidR="00DE52AB">
          <w:rPr>
            <w:webHidden/>
          </w:rPr>
          <w:tab/>
        </w:r>
        <w:r w:rsidR="00DE52AB">
          <w:rPr>
            <w:webHidden/>
          </w:rPr>
          <w:fldChar w:fldCharType="begin"/>
        </w:r>
        <w:r w:rsidR="00DE52AB">
          <w:rPr>
            <w:webHidden/>
          </w:rPr>
          <w:instrText xml:space="preserve"> PAGEREF _Toc124349982 \h </w:instrText>
        </w:r>
        <w:r w:rsidR="00DE52AB">
          <w:rPr>
            <w:webHidden/>
          </w:rPr>
        </w:r>
        <w:r w:rsidR="00DE52AB">
          <w:rPr>
            <w:webHidden/>
          </w:rPr>
          <w:fldChar w:fldCharType="separate"/>
        </w:r>
        <w:r w:rsidR="00DE52AB">
          <w:rPr>
            <w:webHidden/>
          </w:rPr>
          <w:t>26</w:t>
        </w:r>
        <w:r w:rsidR="00DE52AB">
          <w:rPr>
            <w:webHidden/>
          </w:rPr>
          <w:fldChar w:fldCharType="end"/>
        </w:r>
      </w:hyperlink>
    </w:p>
    <w:p w14:paraId="4F1B9AB4" w14:textId="0A5ED319" w:rsidR="00DE52AB" w:rsidRDefault="00582734">
      <w:pPr>
        <w:pStyle w:val="TOC3"/>
        <w:rPr>
          <w:rFonts w:asciiTheme="minorHAnsi" w:eastAsiaTheme="minorEastAsia" w:hAnsiTheme="minorHAnsi" w:cs="Mangal"/>
          <w:color w:val="auto"/>
          <w:sz w:val="22"/>
          <w:szCs w:val="20"/>
          <w:lang w:eastAsia="en-US" w:bidi="hi-IN"/>
        </w:rPr>
      </w:pPr>
      <w:hyperlink w:anchor="_Toc124349983" w:history="1">
        <w:r w:rsidR="00DE52AB" w:rsidRPr="00CA2C9D">
          <w:rPr>
            <w:rStyle w:val="Hyperlink"/>
            <w14:scene3d>
              <w14:camera w14:prst="orthographicFront"/>
              <w14:lightRig w14:rig="threePt" w14:dir="t">
                <w14:rot w14:lat="0" w14:lon="0" w14:rev="0"/>
              </w14:lightRig>
            </w14:scene3d>
          </w:rPr>
          <w:t>3.3.11</w:t>
        </w:r>
        <w:r w:rsidR="00DE52AB">
          <w:rPr>
            <w:rFonts w:asciiTheme="minorHAnsi" w:eastAsiaTheme="minorEastAsia" w:hAnsiTheme="minorHAnsi" w:cs="Mangal"/>
            <w:color w:val="auto"/>
            <w:sz w:val="22"/>
            <w:szCs w:val="20"/>
            <w:lang w:eastAsia="en-US" w:bidi="hi-IN"/>
          </w:rPr>
          <w:tab/>
        </w:r>
        <w:r w:rsidR="00DE52AB" w:rsidRPr="00CA2C9D">
          <w:rPr>
            <w:rStyle w:val="Hyperlink"/>
          </w:rPr>
          <w:t>Business.dim_ol_capacity_ecs_vm</w:t>
        </w:r>
        <w:r w:rsidR="00DE52AB">
          <w:rPr>
            <w:webHidden/>
          </w:rPr>
          <w:tab/>
        </w:r>
        <w:r w:rsidR="00DE52AB">
          <w:rPr>
            <w:webHidden/>
          </w:rPr>
          <w:fldChar w:fldCharType="begin"/>
        </w:r>
        <w:r w:rsidR="00DE52AB">
          <w:rPr>
            <w:webHidden/>
          </w:rPr>
          <w:instrText xml:space="preserve"> PAGEREF _Toc124349983 \h </w:instrText>
        </w:r>
        <w:r w:rsidR="00DE52AB">
          <w:rPr>
            <w:webHidden/>
          </w:rPr>
        </w:r>
        <w:r w:rsidR="00DE52AB">
          <w:rPr>
            <w:webHidden/>
          </w:rPr>
          <w:fldChar w:fldCharType="separate"/>
        </w:r>
        <w:r w:rsidR="00DE52AB">
          <w:rPr>
            <w:webHidden/>
          </w:rPr>
          <w:t>27</w:t>
        </w:r>
        <w:r w:rsidR="00DE52AB">
          <w:rPr>
            <w:webHidden/>
          </w:rPr>
          <w:fldChar w:fldCharType="end"/>
        </w:r>
      </w:hyperlink>
    </w:p>
    <w:p w14:paraId="710AD9E8" w14:textId="7178F330" w:rsidR="00DE52AB" w:rsidRDefault="00582734">
      <w:pPr>
        <w:pStyle w:val="TOC3"/>
        <w:rPr>
          <w:rFonts w:asciiTheme="minorHAnsi" w:eastAsiaTheme="minorEastAsia" w:hAnsiTheme="minorHAnsi" w:cs="Mangal"/>
          <w:color w:val="auto"/>
          <w:sz w:val="22"/>
          <w:szCs w:val="20"/>
          <w:lang w:eastAsia="en-US" w:bidi="hi-IN"/>
        </w:rPr>
      </w:pPr>
      <w:hyperlink w:anchor="_Toc124349984" w:history="1">
        <w:r w:rsidR="00DE52AB" w:rsidRPr="00CA2C9D">
          <w:rPr>
            <w:rStyle w:val="Hyperlink"/>
            <w14:scene3d>
              <w14:camera w14:prst="orthographicFront"/>
              <w14:lightRig w14:rig="threePt" w14:dir="t">
                <w14:rot w14:lat="0" w14:lon="0" w14:rev="0"/>
              </w14:lightRig>
            </w14:scene3d>
          </w:rPr>
          <w:t>3.3.12</w:t>
        </w:r>
        <w:r w:rsidR="00DE52AB">
          <w:rPr>
            <w:rFonts w:asciiTheme="minorHAnsi" w:eastAsiaTheme="minorEastAsia" w:hAnsiTheme="minorHAnsi" w:cs="Mangal"/>
            <w:color w:val="auto"/>
            <w:sz w:val="22"/>
            <w:szCs w:val="20"/>
            <w:lang w:eastAsia="en-US" w:bidi="hi-IN"/>
          </w:rPr>
          <w:tab/>
        </w:r>
        <w:r w:rsidR="00DE52AB" w:rsidRPr="00CA2C9D">
          <w:rPr>
            <w:rStyle w:val="Hyperlink"/>
          </w:rPr>
          <w:t>Business. dim_ol_capacity_evs_capacity</w:t>
        </w:r>
        <w:r w:rsidR="00DE52AB">
          <w:rPr>
            <w:webHidden/>
          </w:rPr>
          <w:tab/>
        </w:r>
        <w:r w:rsidR="00DE52AB">
          <w:rPr>
            <w:webHidden/>
          </w:rPr>
          <w:fldChar w:fldCharType="begin"/>
        </w:r>
        <w:r w:rsidR="00DE52AB">
          <w:rPr>
            <w:webHidden/>
          </w:rPr>
          <w:instrText xml:space="preserve"> PAGEREF _Toc124349984 \h </w:instrText>
        </w:r>
        <w:r w:rsidR="00DE52AB">
          <w:rPr>
            <w:webHidden/>
          </w:rPr>
        </w:r>
        <w:r w:rsidR="00DE52AB">
          <w:rPr>
            <w:webHidden/>
          </w:rPr>
          <w:fldChar w:fldCharType="separate"/>
        </w:r>
        <w:r w:rsidR="00DE52AB">
          <w:rPr>
            <w:webHidden/>
          </w:rPr>
          <w:t>28</w:t>
        </w:r>
        <w:r w:rsidR="00DE52AB">
          <w:rPr>
            <w:webHidden/>
          </w:rPr>
          <w:fldChar w:fldCharType="end"/>
        </w:r>
      </w:hyperlink>
    </w:p>
    <w:p w14:paraId="48569669" w14:textId="39815A19" w:rsidR="00DE52AB" w:rsidRDefault="00582734">
      <w:pPr>
        <w:pStyle w:val="TOC3"/>
        <w:rPr>
          <w:rFonts w:asciiTheme="minorHAnsi" w:eastAsiaTheme="minorEastAsia" w:hAnsiTheme="minorHAnsi" w:cs="Mangal"/>
          <w:color w:val="auto"/>
          <w:sz w:val="22"/>
          <w:szCs w:val="20"/>
          <w:lang w:eastAsia="en-US" w:bidi="hi-IN"/>
        </w:rPr>
      </w:pPr>
      <w:hyperlink w:anchor="_Toc124349985" w:history="1">
        <w:r w:rsidR="00DE52AB" w:rsidRPr="00CA2C9D">
          <w:rPr>
            <w:rStyle w:val="Hyperlink"/>
            <w14:scene3d>
              <w14:camera w14:prst="orthographicFront"/>
              <w14:lightRig w14:rig="threePt" w14:dir="t">
                <w14:rot w14:lat="0" w14:lon="0" w14:rev="0"/>
              </w14:lightRig>
            </w14:scene3d>
          </w:rPr>
          <w:t>3.3.13</w:t>
        </w:r>
        <w:r w:rsidR="00DE52AB">
          <w:rPr>
            <w:rFonts w:asciiTheme="minorHAnsi" w:eastAsiaTheme="minorEastAsia" w:hAnsiTheme="minorHAnsi" w:cs="Mangal"/>
            <w:color w:val="auto"/>
            <w:sz w:val="22"/>
            <w:szCs w:val="20"/>
            <w:lang w:eastAsia="en-US" w:bidi="hi-IN"/>
          </w:rPr>
          <w:tab/>
        </w:r>
        <w:r w:rsidR="00DE52AB" w:rsidRPr="00CA2C9D">
          <w:rPr>
            <w:rStyle w:val="Hyperlink"/>
          </w:rPr>
          <w:t>Business.dim_ol_capacity_obs</w:t>
        </w:r>
        <w:r w:rsidR="00DE52AB">
          <w:rPr>
            <w:webHidden/>
          </w:rPr>
          <w:tab/>
        </w:r>
        <w:r w:rsidR="00DE52AB">
          <w:rPr>
            <w:webHidden/>
          </w:rPr>
          <w:fldChar w:fldCharType="begin"/>
        </w:r>
        <w:r w:rsidR="00DE52AB">
          <w:rPr>
            <w:webHidden/>
          </w:rPr>
          <w:instrText xml:space="preserve"> PAGEREF _Toc124349985 \h </w:instrText>
        </w:r>
        <w:r w:rsidR="00DE52AB">
          <w:rPr>
            <w:webHidden/>
          </w:rPr>
        </w:r>
        <w:r w:rsidR="00DE52AB">
          <w:rPr>
            <w:webHidden/>
          </w:rPr>
          <w:fldChar w:fldCharType="separate"/>
        </w:r>
        <w:r w:rsidR="00DE52AB">
          <w:rPr>
            <w:webHidden/>
          </w:rPr>
          <w:t>29</w:t>
        </w:r>
        <w:r w:rsidR="00DE52AB">
          <w:rPr>
            <w:webHidden/>
          </w:rPr>
          <w:fldChar w:fldCharType="end"/>
        </w:r>
      </w:hyperlink>
    </w:p>
    <w:p w14:paraId="3CD5212C" w14:textId="5CAA9DE1" w:rsidR="00DE52AB" w:rsidRDefault="00582734">
      <w:pPr>
        <w:pStyle w:val="TOC3"/>
        <w:rPr>
          <w:rFonts w:asciiTheme="minorHAnsi" w:eastAsiaTheme="minorEastAsia" w:hAnsiTheme="minorHAnsi" w:cs="Mangal"/>
          <w:color w:val="auto"/>
          <w:sz w:val="22"/>
          <w:szCs w:val="20"/>
          <w:lang w:eastAsia="en-US" w:bidi="hi-IN"/>
        </w:rPr>
      </w:pPr>
      <w:hyperlink w:anchor="_Toc124349986" w:history="1">
        <w:r w:rsidR="00DE52AB" w:rsidRPr="00CA2C9D">
          <w:rPr>
            <w:rStyle w:val="Hyperlink"/>
            <w14:scene3d>
              <w14:camera w14:prst="orthographicFront"/>
              <w14:lightRig w14:rig="threePt" w14:dir="t">
                <w14:rot w14:lat="0" w14:lon="0" w14:rev="0"/>
              </w14:lightRig>
            </w14:scene3d>
          </w:rPr>
          <w:t>3.3.14</w:t>
        </w:r>
        <w:r w:rsidR="00DE52AB">
          <w:rPr>
            <w:rFonts w:asciiTheme="minorHAnsi" w:eastAsiaTheme="minorEastAsia" w:hAnsiTheme="minorHAnsi" w:cs="Mangal"/>
            <w:color w:val="auto"/>
            <w:sz w:val="22"/>
            <w:szCs w:val="20"/>
            <w:lang w:eastAsia="en-US" w:bidi="hi-IN"/>
          </w:rPr>
          <w:tab/>
        </w:r>
        <w:r w:rsidR="00DE52AB" w:rsidRPr="00CA2C9D">
          <w:rPr>
            <w:rStyle w:val="Hyperlink"/>
          </w:rPr>
          <w:t>Business.dim_ol_capacity_eip</w:t>
        </w:r>
        <w:r w:rsidR="00DE52AB">
          <w:rPr>
            <w:webHidden/>
          </w:rPr>
          <w:tab/>
        </w:r>
        <w:r w:rsidR="00DE52AB">
          <w:rPr>
            <w:webHidden/>
          </w:rPr>
          <w:fldChar w:fldCharType="begin"/>
        </w:r>
        <w:r w:rsidR="00DE52AB">
          <w:rPr>
            <w:webHidden/>
          </w:rPr>
          <w:instrText xml:space="preserve"> PAGEREF _Toc124349986 \h </w:instrText>
        </w:r>
        <w:r w:rsidR="00DE52AB">
          <w:rPr>
            <w:webHidden/>
          </w:rPr>
        </w:r>
        <w:r w:rsidR="00DE52AB">
          <w:rPr>
            <w:webHidden/>
          </w:rPr>
          <w:fldChar w:fldCharType="separate"/>
        </w:r>
        <w:r w:rsidR="00DE52AB">
          <w:rPr>
            <w:webHidden/>
          </w:rPr>
          <w:t>30</w:t>
        </w:r>
        <w:r w:rsidR="00DE52AB">
          <w:rPr>
            <w:webHidden/>
          </w:rPr>
          <w:fldChar w:fldCharType="end"/>
        </w:r>
      </w:hyperlink>
    </w:p>
    <w:p w14:paraId="57666575" w14:textId="24DE173C" w:rsidR="00DE52AB" w:rsidRDefault="00582734">
      <w:pPr>
        <w:pStyle w:val="TOC1"/>
        <w:rPr>
          <w:rFonts w:eastAsiaTheme="minorEastAsia" w:cs="Mangal"/>
          <w:caps w:val="0"/>
          <w:color w:val="auto"/>
          <w:sz w:val="22"/>
          <w:szCs w:val="20"/>
          <w:lang w:eastAsia="en-US" w:bidi="hi-IN"/>
        </w:rPr>
      </w:pPr>
      <w:hyperlink w:anchor="_Toc124349987" w:history="1">
        <w:r w:rsidR="00DE52AB" w:rsidRPr="00CA2C9D">
          <w:rPr>
            <w:rStyle w:val="Hyperlink"/>
          </w:rPr>
          <w:t>4</w:t>
        </w:r>
        <w:r w:rsidR="00DE52AB">
          <w:rPr>
            <w:rFonts w:eastAsiaTheme="minorEastAsia" w:cs="Mangal"/>
            <w:caps w:val="0"/>
            <w:color w:val="auto"/>
            <w:sz w:val="22"/>
            <w:szCs w:val="20"/>
            <w:lang w:eastAsia="en-US" w:bidi="hi-IN"/>
          </w:rPr>
          <w:tab/>
        </w:r>
        <w:r w:rsidR="00DE52AB" w:rsidRPr="00CA2C9D">
          <w:rPr>
            <w:rStyle w:val="Hyperlink"/>
          </w:rPr>
          <w:t>API</w:t>
        </w:r>
        <w:r w:rsidR="00DE52AB">
          <w:rPr>
            <w:webHidden/>
          </w:rPr>
          <w:tab/>
        </w:r>
        <w:r w:rsidR="00DE52AB">
          <w:rPr>
            <w:webHidden/>
          </w:rPr>
          <w:fldChar w:fldCharType="begin"/>
        </w:r>
        <w:r w:rsidR="00DE52AB">
          <w:rPr>
            <w:webHidden/>
          </w:rPr>
          <w:instrText xml:space="preserve"> PAGEREF _Toc124349987 \h </w:instrText>
        </w:r>
        <w:r w:rsidR="00DE52AB">
          <w:rPr>
            <w:webHidden/>
          </w:rPr>
        </w:r>
        <w:r w:rsidR="00DE52AB">
          <w:rPr>
            <w:webHidden/>
          </w:rPr>
          <w:fldChar w:fldCharType="separate"/>
        </w:r>
        <w:r w:rsidR="00DE52AB">
          <w:rPr>
            <w:webHidden/>
          </w:rPr>
          <w:t>32</w:t>
        </w:r>
        <w:r w:rsidR="00DE52AB">
          <w:rPr>
            <w:webHidden/>
          </w:rPr>
          <w:fldChar w:fldCharType="end"/>
        </w:r>
      </w:hyperlink>
    </w:p>
    <w:p w14:paraId="0E4F167E" w14:textId="1EAB92AF" w:rsidR="00DE52AB" w:rsidRDefault="00582734">
      <w:pPr>
        <w:pStyle w:val="TOC1"/>
        <w:rPr>
          <w:rFonts w:eastAsiaTheme="minorEastAsia" w:cs="Mangal"/>
          <w:caps w:val="0"/>
          <w:color w:val="auto"/>
          <w:sz w:val="22"/>
          <w:szCs w:val="20"/>
          <w:lang w:eastAsia="en-US" w:bidi="hi-IN"/>
        </w:rPr>
      </w:pPr>
      <w:hyperlink w:anchor="_Toc124349988" w:history="1">
        <w:r w:rsidR="00DE52AB" w:rsidRPr="00CA2C9D">
          <w:rPr>
            <w:rStyle w:val="Hyperlink"/>
          </w:rPr>
          <w:t>5</w:t>
        </w:r>
        <w:r w:rsidR="00DE52AB">
          <w:rPr>
            <w:rFonts w:eastAsiaTheme="minorEastAsia" w:cs="Mangal"/>
            <w:caps w:val="0"/>
            <w:color w:val="auto"/>
            <w:sz w:val="22"/>
            <w:szCs w:val="20"/>
            <w:lang w:eastAsia="en-US" w:bidi="hi-IN"/>
          </w:rPr>
          <w:tab/>
        </w:r>
        <w:r w:rsidR="00DE52AB" w:rsidRPr="00CA2C9D">
          <w:rPr>
            <w:rStyle w:val="Hyperlink"/>
          </w:rPr>
          <w:t>FAQ</w:t>
        </w:r>
        <w:r w:rsidR="00DE52AB">
          <w:rPr>
            <w:webHidden/>
          </w:rPr>
          <w:tab/>
        </w:r>
        <w:r w:rsidR="00DE52AB">
          <w:rPr>
            <w:webHidden/>
          </w:rPr>
          <w:fldChar w:fldCharType="begin"/>
        </w:r>
        <w:r w:rsidR="00DE52AB">
          <w:rPr>
            <w:webHidden/>
          </w:rPr>
          <w:instrText xml:space="preserve"> PAGEREF _Toc124349988 \h </w:instrText>
        </w:r>
        <w:r w:rsidR="00DE52AB">
          <w:rPr>
            <w:webHidden/>
          </w:rPr>
        </w:r>
        <w:r w:rsidR="00DE52AB">
          <w:rPr>
            <w:webHidden/>
          </w:rPr>
          <w:fldChar w:fldCharType="separate"/>
        </w:r>
        <w:r w:rsidR="00DE52AB">
          <w:rPr>
            <w:webHidden/>
          </w:rPr>
          <w:t>33</w:t>
        </w:r>
        <w:r w:rsidR="00DE52AB">
          <w:rPr>
            <w:webHidden/>
          </w:rPr>
          <w:fldChar w:fldCharType="end"/>
        </w:r>
      </w:hyperlink>
    </w:p>
    <w:p w14:paraId="0B1EA336" w14:textId="43E77D5B" w:rsidR="00DE52AB" w:rsidRDefault="00582734">
      <w:pPr>
        <w:pStyle w:val="TOC2"/>
        <w:rPr>
          <w:rFonts w:cs="Mangal"/>
          <w:color w:val="auto"/>
          <w:sz w:val="22"/>
          <w:szCs w:val="20"/>
          <w:lang w:eastAsia="en-US" w:bidi="hi-IN"/>
        </w:rPr>
      </w:pPr>
      <w:hyperlink w:anchor="_Toc124349989" w:history="1">
        <w:r w:rsidR="00DE52AB" w:rsidRPr="00CA2C9D">
          <w:rPr>
            <w:rStyle w:val="Hyperlink"/>
          </w:rPr>
          <w:t>5.1</w:t>
        </w:r>
        <w:r w:rsidR="00DE52AB">
          <w:rPr>
            <w:rFonts w:cs="Mangal"/>
            <w:color w:val="auto"/>
            <w:sz w:val="22"/>
            <w:szCs w:val="20"/>
            <w:lang w:eastAsia="en-US" w:bidi="hi-IN"/>
          </w:rPr>
          <w:tab/>
        </w:r>
        <w:r w:rsidR="00DE52AB" w:rsidRPr="00CA2C9D">
          <w:rPr>
            <w:rStyle w:val="Hyperlink"/>
          </w:rPr>
          <w:t>Question: How can I change the displayed timespan in a dashboard?</w:t>
        </w:r>
        <w:r w:rsidR="00DE52AB">
          <w:rPr>
            <w:webHidden/>
          </w:rPr>
          <w:tab/>
        </w:r>
        <w:r w:rsidR="00DE52AB">
          <w:rPr>
            <w:webHidden/>
          </w:rPr>
          <w:fldChar w:fldCharType="begin"/>
        </w:r>
        <w:r w:rsidR="00DE52AB">
          <w:rPr>
            <w:webHidden/>
          </w:rPr>
          <w:instrText xml:space="preserve"> PAGEREF _Toc124349989 \h </w:instrText>
        </w:r>
        <w:r w:rsidR="00DE52AB">
          <w:rPr>
            <w:webHidden/>
          </w:rPr>
        </w:r>
        <w:r w:rsidR="00DE52AB">
          <w:rPr>
            <w:webHidden/>
          </w:rPr>
          <w:fldChar w:fldCharType="separate"/>
        </w:r>
        <w:r w:rsidR="00DE52AB">
          <w:rPr>
            <w:webHidden/>
          </w:rPr>
          <w:t>33</w:t>
        </w:r>
        <w:r w:rsidR="00DE52AB">
          <w:rPr>
            <w:webHidden/>
          </w:rPr>
          <w:fldChar w:fldCharType="end"/>
        </w:r>
      </w:hyperlink>
    </w:p>
    <w:p w14:paraId="31681460" w14:textId="6F346DCB" w:rsidR="00DE52AB" w:rsidRDefault="00582734">
      <w:pPr>
        <w:pStyle w:val="TOC2"/>
        <w:rPr>
          <w:rFonts w:cs="Mangal"/>
          <w:color w:val="auto"/>
          <w:sz w:val="22"/>
          <w:szCs w:val="20"/>
          <w:lang w:eastAsia="en-US" w:bidi="hi-IN"/>
        </w:rPr>
      </w:pPr>
      <w:hyperlink w:anchor="_Toc124349990" w:history="1">
        <w:r w:rsidR="00DE52AB" w:rsidRPr="00CA2C9D">
          <w:rPr>
            <w:rStyle w:val="Hyperlink"/>
          </w:rPr>
          <w:t>5.2</w:t>
        </w:r>
        <w:r w:rsidR="00DE52AB">
          <w:rPr>
            <w:rFonts w:cs="Mangal"/>
            <w:color w:val="auto"/>
            <w:sz w:val="22"/>
            <w:szCs w:val="20"/>
            <w:lang w:eastAsia="en-US" w:bidi="hi-IN"/>
          </w:rPr>
          <w:tab/>
        </w:r>
        <w:r w:rsidR="00DE52AB" w:rsidRPr="00CA2C9D">
          <w:rPr>
            <w:rStyle w:val="Hyperlink"/>
          </w:rPr>
          <w:t>Question: How can I create my own dashboard and widgets?</w:t>
        </w:r>
        <w:r w:rsidR="00DE52AB">
          <w:rPr>
            <w:webHidden/>
          </w:rPr>
          <w:tab/>
        </w:r>
        <w:r w:rsidR="00DE52AB">
          <w:rPr>
            <w:webHidden/>
          </w:rPr>
          <w:fldChar w:fldCharType="begin"/>
        </w:r>
        <w:r w:rsidR="00DE52AB">
          <w:rPr>
            <w:webHidden/>
          </w:rPr>
          <w:instrText xml:space="preserve"> PAGEREF _Toc124349990 \h </w:instrText>
        </w:r>
        <w:r w:rsidR="00DE52AB">
          <w:rPr>
            <w:webHidden/>
          </w:rPr>
        </w:r>
        <w:r w:rsidR="00DE52AB">
          <w:rPr>
            <w:webHidden/>
          </w:rPr>
          <w:fldChar w:fldCharType="separate"/>
        </w:r>
        <w:r w:rsidR="00DE52AB">
          <w:rPr>
            <w:webHidden/>
          </w:rPr>
          <w:t>33</w:t>
        </w:r>
        <w:r w:rsidR="00DE52AB">
          <w:rPr>
            <w:webHidden/>
          </w:rPr>
          <w:fldChar w:fldCharType="end"/>
        </w:r>
      </w:hyperlink>
    </w:p>
    <w:p w14:paraId="00E284D7" w14:textId="1E4A31B1" w:rsidR="00DE52AB" w:rsidRDefault="00582734">
      <w:pPr>
        <w:pStyle w:val="TOC2"/>
        <w:rPr>
          <w:rFonts w:cs="Mangal"/>
          <w:color w:val="auto"/>
          <w:sz w:val="22"/>
          <w:szCs w:val="20"/>
          <w:lang w:eastAsia="en-US" w:bidi="hi-IN"/>
        </w:rPr>
      </w:pPr>
      <w:hyperlink w:anchor="_Toc124349991" w:history="1">
        <w:r w:rsidR="00DE52AB" w:rsidRPr="00CA2C9D">
          <w:rPr>
            <w:rStyle w:val="Hyperlink"/>
          </w:rPr>
          <w:t>5.3</w:t>
        </w:r>
        <w:r w:rsidR="00DE52AB">
          <w:rPr>
            <w:rFonts w:cs="Mangal"/>
            <w:color w:val="auto"/>
            <w:sz w:val="22"/>
            <w:szCs w:val="20"/>
            <w:lang w:eastAsia="en-US" w:bidi="hi-IN"/>
          </w:rPr>
          <w:tab/>
        </w:r>
        <w:r w:rsidR="00DE52AB" w:rsidRPr="00CA2C9D">
          <w:rPr>
            <w:rStyle w:val="Hyperlink"/>
          </w:rPr>
          <w:t>Question: My widget is very crowded. How can I select a certain service?</w:t>
        </w:r>
        <w:r w:rsidR="00DE52AB">
          <w:rPr>
            <w:webHidden/>
          </w:rPr>
          <w:tab/>
        </w:r>
        <w:r w:rsidR="00DE52AB">
          <w:rPr>
            <w:webHidden/>
          </w:rPr>
          <w:fldChar w:fldCharType="begin"/>
        </w:r>
        <w:r w:rsidR="00DE52AB">
          <w:rPr>
            <w:webHidden/>
          </w:rPr>
          <w:instrText xml:space="preserve"> PAGEREF _Toc124349991 \h </w:instrText>
        </w:r>
        <w:r w:rsidR="00DE52AB">
          <w:rPr>
            <w:webHidden/>
          </w:rPr>
        </w:r>
        <w:r w:rsidR="00DE52AB">
          <w:rPr>
            <w:webHidden/>
          </w:rPr>
          <w:fldChar w:fldCharType="separate"/>
        </w:r>
        <w:r w:rsidR="00DE52AB">
          <w:rPr>
            <w:webHidden/>
          </w:rPr>
          <w:t>33</w:t>
        </w:r>
        <w:r w:rsidR="00DE52AB">
          <w:rPr>
            <w:webHidden/>
          </w:rPr>
          <w:fldChar w:fldCharType="end"/>
        </w:r>
      </w:hyperlink>
    </w:p>
    <w:p w14:paraId="0D0ED70B" w14:textId="19332D76" w:rsidR="00DE52AB" w:rsidRDefault="00582734">
      <w:pPr>
        <w:pStyle w:val="TOC2"/>
        <w:rPr>
          <w:rFonts w:cs="Mangal"/>
          <w:color w:val="auto"/>
          <w:sz w:val="22"/>
          <w:szCs w:val="20"/>
          <w:lang w:eastAsia="en-US" w:bidi="hi-IN"/>
        </w:rPr>
      </w:pPr>
      <w:hyperlink w:anchor="_Toc124349992" w:history="1">
        <w:r w:rsidR="00DE52AB" w:rsidRPr="00CA2C9D">
          <w:rPr>
            <w:rStyle w:val="Hyperlink"/>
          </w:rPr>
          <w:t>5.4</w:t>
        </w:r>
        <w:r w:rsidR="00DE52AB">
          <w:rPr>
            <w:rFonts w:cs="Mangal"/>
            <w:color w:val="auto"/>
            <w:sz w:val="22"/>
            <w:szCs w:val="20"/>
            <w:lang w:eastAsia="en-US" w:bidi="hi-IN"/>
          </w:rPr>
          <w:tab/>
        </w:r>
        <w:r w:rsidR="00DE52AB" w:rsidRPr="00CA2C9D">
          <w:rPr>
            <w:rStyle w:val="Hyperlink"/>
          </w:rPr>
          <w:t>Question: Can I use the Dashboard when data is updated?</w:t>
        </w:r>
        <w:r w:rsidR="00DE52AB">
          <w:rPr>
            <w:webHidden/>
          </w:rPr>
          <w:tab/>
        </w:r>
        <w:r w:rsidR="00DE52AB">
          <w:rPr>
            <w:webHidden/>
          </w:rPr>
          <w:fldChar w:fldCharType="begin"/>
        </w:r>
        <w:r w:rsidR="00DE52AB">
          <w:rPr>
            <w:webHidden/>
          </w:rPr>
          <w:instrText xml:space="preserve"> PAGEREF _Toc124349992 \h </w:instrText>
        </w:r>
        <w:r w:rsidR="00DE52AB">
          <w:rPr>
            <w:webHidden/>
          </w:rPr>
        </w:r>
        <w:r w:rsidR="00DE52AB">
          <w:rPr>
            <w:webHidden/>
          </w:rPr>
          <w:fldChar w:fldCharType="separate"/>
        </w:r>
        <w:r w:rsidR="00DE52AB">
          <w:rPr>
            <w:webHidden/>
          </w:rPr>
          <w:t>34</w:t>
        </w:r>
        <w:r w:rsidR="00DE52AB">
          <w:rPr>
            <w:webHidden/>
          </w:rPr>
          <w:fldChar w:fldCharType="end"/>
        </w:r>
      </w:hyperlink>
    </w:p>
    <w:p w14:paraId="0D5C778C" w14:textId="7F8AB9FD" w:rsidR="00DE52AB" w:rsidRDefault="00582734">
      <w:pPr>
        <w:pStyle w:val="TOC2"/>
        <w:rPr>
          <w:rFonts w:cs="Mangal"/>
          <w:color w:val="auto"/>
          <w:sz w:val="22"/>
          <w:szCs w:val="20"/>
          <w:lang w:eastAsia="en-US" w:bidi="hi-IN"/>
        </w:rPr>
      </w:pPr>
      <w:hyperlink w:anchor="_Toc124349993" w:history="1">
        <w:r w:rsidR="00DE52AB" w:rsidRPr="00CA2C9D">
          <w:rPr>
            <w:rStyle w:val="Hyperlink"/>
          </w:rPr>
          <w:t>5.5</w:t>
        </w:r>
        <w:r w:rsidR="00DE52AB">
          <w:rPr>
            <w:rFonts w:cs="Mangal"/>
            <w:color w:val="auto"/>
            <w:sz w:val="22"/>
            <w:szCs w:val="20"/>
            <w:lang w:eastAsia="en-US" w:bidi="hi-IN"/>
          </w:rPr>
          <w:tab/>
        </w:r>
        <w:r w:rsidR="00DE52AB" w:rsidRPr="00CA2C9D">
          <w:rPr>
            <w:rStyle w:val="Hyperlink"/>
          </w:rPr>
          <w:t>Question: How can I download data?</w:t>
        </w:r>
        <w:r w:rsidR="00DE52AB">
          <w:rPr>
            <w:webHidden/>
          </w:rPr>
          <w:tab/>
        </w:r>
        <w:r w:rsidR="00DE52AB">
          <w:rPr>
            <w:webHidden/>
          </w:rPr>
          <w:fldChar w:fldCharType="begin"/>
        </w:r>
        <w:r w:rsidR="00DE52AB">
          <w:rPr>
            <w:webHidden/>
          </w:rPr>
          <w:instrText xml:space="preserve"> PAGEREF _Toc124349993 \h </w:instrText>
        </w:r>
        <w:r w:rsidR="00DE52AB">
          <w:rPr>
            <w:webHidden/>
          </w:rPr>
        </w:r>
        <w:r w:rsidR="00DE52AB">
          <w:rPr>
            <w:webHidden/>
          </w:rPr>
          <w:fldChar w:fldCharType="separate"/>
        </w:r>
        <w:r w:rsidR="00DE52AB">
          <w:rPr>
            <w:webHidden/>
          </w:rPr>
          <w:t>34</w:t>
        </w:r>
        <w:r w:rsidR="00DE52AB">
          <w:rPr>
            <w:webHidden/>
          </w:rPr>
          <w:fldChar w:fldCharType="end"/>
        </w:r>
      </w:hyperlink>
    </w:p>
    <w:p w14:paraId="2F62FDD4" w14:textId="2CC2FE6B" w:rsidR="00DE52AB" w:rsidRDefault="00582734">
      <w:pPr>
        <w:pStyle w:val="TOC2"/>
        <w:rPr>
          <w:rFonts w:cs="Mangal"/>
          <w:color w:val="auto"/>
          <w:sz w:val="22"/>
          <w:szCs w:val="20"/>
          <w:lang w:eastAsia="en-US" w:bidi="hi-IN"/>
        </w:rPr>
      </w:pPr>
      <w:hyperlink w:anchor="_Toc124349994" w:history="1">
        <w:r w:rsidR="00DE52AB" w:rsidRPr="00CA2C9D">
          <w:rPr>
            <w:rStyle w:val="Hyperlink"/>
          </w:rPr>
          <w:t>5.6</w:t>
        </w:r>
        <w:r w:rsidR="00DE52AB">
          <w:rPr>
            <w:rFonts w:cs="Mangal"/>
            <w:color w:val="auto"/>
            <w:sz w:val="22"/>
            <w:szCs w:val="20"/>
            <w:lang w:eastAsia="en-US" w:bidi="hi-IN"/>
          </w:rPr>
          <w:tab/>
        </w:r>
        <w:r w:rsidR="00DE52AB" w:rsidRPr="00CA2C9D">
          <w:rPr>
            <w:rStyle w:val="Hyperlink"/>
          </w:rPr>
          <w:t>Question: Where do I reset my password?</w:t>
        </w:r>
        <w:r w:rsidR="00DE52AB">
          <w:rPr>
            <w:webHidden/>
          </w:rPr>
          <w:tab/>
        </w:r>
        <w:r w:rsidR="00DE52AB">
          <w:rPr>
            <w:webHidden/>
          </w:rPr>
          <w:fldChar w:fldCharType="begin"/>
        </w:r>
        <w:r w:rsidR="00DE52AB">
          <w:rPr>
            <w:webHidden/>
          </w:rPr>
          <w:instrText xml:space="preserve"> PAGEREF _Toc124349994 \h </w:instrText>
        </w:r>
        <w:r w:rsidR="00DE52AB">
          <w:rPr>
            <w:webHidden/>
          </w:rPr>
        </w:r>
        <w:r w:rsidR="00DE52AB">
          <w:rPr>
            <w:webHidden/>
          </w:rPr>
          <w:fldChar w:fldCharType="separate"/>
        </w:r>
        <w:r w:rsidR="00DE52AB">
          <w:rPr>
            <w:webHidden/>
          </w:rPr>
          <w:t>34</w:t>
        </w:r>
        <w:r w:rsidR="00DE52AB">
          <w:rPr>
            <w:webHidden/>
          </w:rPr>
          <w:fldChar w:fldCharType="end"/>
        </w:r>
      </w:hyperlink>
    </w:p>
    <w:p w14:paraId="03B0868C" w14:textId="142E1512" w:rsidR="00DE52AB" w:rsidRDefault="00582734">
      <w:pPr>
        <w:pStyle w:val="TOC2"/>
        <w:rPr>
          <w:rFonts w:cs="Mangal"/>
          <w:color w:val="auto"/>
          <w:sz w:val="22"/>
          <w:szCs w:val="20"/>
          <w:lang w:eastAsia="en-US" w:bidi="hi-IN"/>
        </w:rPr>
      </w:pPr>
      <w:hyperlink w:anchor="_Toc124349995" w:history="1">
        <w:r w:rsidR="00DE52AB" w:rsidRPr="00CA2C9D">
          <w:rPr>
            <w:rStyle w:val="Hyperlink"/>
          </w:rPr>
          <w:t>5.7</w:t>
        </w:r>
        <w:r w:rsidR="00DE52AB">
          <w:rPr>
            <w:rFonts w:cs="Mangal"/>
            <w:color w:val="auto"/>
            <w:sz w:val="22"/>
            <w:szCs w:val="20"/>
            <w:lang w:eastAsia="en-US" w:bidi="hi-IN"/>
          </w:rPr>
          <w:tab/>
        </w:r>
        <w:r w:rsidR="00DE52AB" w:rsidRPr="00CA2C9D">
          <w:rPr>
            <w:rStyle w:val="Hyperlink"/>
            <w:lang w:val="it-IT"/>
          </w:rPr>
          <w:t xml:space="preserve">Question: I can’t log in. </w:t>
        </w:r>
        <w:r w:rsidR="00DE52AB" w:rsidRPr="00CA2C9D">
          <w:rPr>
            <w:rStyle w:val="Hyperlink"/>
          </w:rPr>
          <w:t>What’s wrong?</w:t>
        </w:r>
        <w:r w:rsidR="00DE52AB">
          <w:rPr>
            <w:webHidden/>
          </w:rPr>
          <w:tab/>
        </w:r>
        <w:r w:rsidR="00DE52AB">
          <w:rPr>
            <w:webHidden/>
          </w:rPr>
          <w:fldChar w:fldCharType="begin"/>
        </w:r>
        <w:r w:rsidR="00DE52AB">
          <w:rPr>
            <w:webHidden/>
          </w:rPr>
          <w:instrText xml:space="preserve"> PAGEREF _Toc124349995 \h </w:instrText>
        </w:r>
        <w:r w:rsidR="00DE52AB">
          <w:rPr>
            <w:webHidden/>
          </w:rPr>
        </w:r>
        <w:r w:rsidR="00DE52AB">
          <w:rPr>
            <w:webHidden/>
          </w:rPr>
          <w:fldChar w:fldCharType="separate"/>
        </w:r>
        <w:r w:rsidR="00DE52AB">
          <w:rPr>
            <w:webHidden/>
          </w:rPr>
          <w:t>34</w:t>
        </w:r>
        <w:r w:rsidR="00DE52AB">
          <w:rPr>
            <w:webHidden/>
          </w:rPr>
          <w:fldChar w:fldCharType="end"/>
        </w:r>
      </w:hyperlink>
    </w:p>
    <w:p w14:paraId="2626607F" w14:textId="66F7C0E3" w:rsidR="00DE52AB" w:rsidRDefault="00582734">
      <w:pPr>
        <w:pStyle w:val="TOC2"/>
        <w:rPr>
          <w:rFonts w:cs="Mangal"/>
          <w:color w:val="auto"/>
          <w:sz w:val="22"/>
          <w:szCs w:val="20"/>
          <w:lang w:eastAsia="en-US" w:bidi="hi-IN"/>
        </w:rPr>
      </w:pPr>
      <w:hyperlink w:anchor="_Toc124349996" w:history="1">
        <w:r w:rsidR="00DE52AB" w:rsidRPr="00CA2C9D">
          <w:rPr>
            <w:rStyle w:val="Hyperlink"/>
          </w:rPr>
          <w:t>5.8</w:t>
        </w:r>
        <w:r w:rsidR="00DE52AB">
          <w:rPr>
            <w:rFonts w:cs="Mangal"/>
            <w:color w:val="auto"/>
            <w:sz w:val="22"/>
            <w:szCs w:val="20"/>
            <w:lang w:eastAsia="en-US" w:bidi="hi-IN"/>
          </w:rPr>
          <w:tab/>
        </w:r>
        <w:r w:rsidR="00DE52AB" w:rsidRPr="00CA2C9D">
          <w:rPr>
            <w:rStyle w:val="Hyperlink"/>
          </w:rPr>
          <w:t>Question: I see users who are not added by me in the Grafana User management. Why?</w:t>
        </w:r>
        <w:r w:rsidR="00DE52AB">
          <w:rPr>
            <w:webHidden/>
          </w:rPr>
          <w:tab/>
        </w:r>
        <w:r w:rsidR="00DE52AB">
          <w:rPr>
            <w:webHidden/>
          </w:rPr>
          <w:fldChar w:fldCharType="begin"/>
        </w:r>
        <w:r w:rsidR="00DE52AB">
          <w:rPr>
            <w:webHidden/>
          </w:rPr>
          <w:instrText xml:space="preserve"> PAGEREF _Toc124349996 \h </w:instrText>
        </w:r>
        <w:r w:rsidR="00DE52AB">
          <w:rPr>
            <w:webHidden/>
          </w:rPr>
        </w:r>
        <w:r w:rsidR="00DE52AB">
          <w:rPr>
            <w:webHidden/>
          </w:rPr>
          <w:fldChar w:fldCharType="separate"/>
        </w:r>
        <w:r w:rsidR="00DE52AB">
          <w:rPr>
            <w:webHidden/>
          </w:rPr>
          <w:t>35</w:t>
        </w:r>
        <w:r w:rsidR="00DE52AB">
          <w:rPr>
            <w:webHidden/>
          </w:rPr>
          <w:fldChar w:fldCharType="end"/>
        </w:r>
      </w:hyperlink>
    </w:p>
    <w:p w14:paraId="2950A9BD" w14:textId="2E08C645" w:rsidR="00DE52AB" w:rsidRDefault="00582734">
      <w:pPr>
        <w:pStyle w:val="TOC2"/>
        <w:rPr>
          <w:rFonts w:cs="Mangal"/>
          <w:color w:val="auto"/>
          <w:sz w:val="22"/>
          <w:szCs w:val="20"/>
          <w:lang w:eastAsia="en-US" w:bidi="hi-IN"/>
        </w:rPr>
      </w:pPr>
      <w:hyperlink w:anchor="_Toc124349997" w:history="1">
        <w:r w:rsidR="00DE52AB" w:rsidRPr="00CA2C9D">
          <w:rPr>
            <w:rStyle w:val="Hyperlink"/>
          </w:rPr>
          <w:t>5.9</w:t>
        </w:r>
        <w:r w:rsidR="00DE52AB">
          <w:rPr>
            <w:rFonts w:cs="Mangal"/>
            <w:color w:val="auto"/>
            <w:sz w:val="22"/>
            <w:szCs w:val="20"/>
            <w:lang w:eastAsia="en-US" w:bidi="hi-IN"/>
          </w:rPr>
          <w:tab/>
        </w:r>
        <w:r w:rsidR="00DE52AB" w:rsidRPr="00CA2C9D">
          <w:rPr>
            <w:rStyle w:val="Hyperlink"/>
          </w:rPr>
          <w:t>Question: I see “Average” and “Total” in almost every panel. How is this calculated?</w:t>
        </w:r>
        <w:r w:rsidR="00DE52AB">
          <w:rPr>
            <w:webHidden/>
          </w:rPr>
          <w:tab/>
        </w:r>
        <w:r w:rsidR="00DE52AB">
          <w:rPr>
            <w:webHidden/>
          </w:rPr>
          <w:fldChar w:fldCharType="begin"/>
        </w:r>
        <w:r w:rsidR="00DE52AB">
          <w:rPr>
            <w:webHidden/>
          </w:rPr>
          <w:instrText xml:space="preserve"> PAGEREF _Toc124349997 \h </w:instrText>
        </w:r>
        <w:r w:rsidR="00DE52AB">
          <w:rPr>
            <w:webHidden/>
          </w:rPr>
        </w:r>
        <w:r w:rsidR="00DE52AB">
          <w:rPr>
            <w:webHidden/>
          </w:rPr>
          <w:fldChar w:fldCharType="separate"/>
        </w:r>
        <w:r w:rsidR="00DE52AB">
          <w:rPr>
            <w:webHidden/>
          </w:rPr>
          <w:t>35</w:t>
        </w:r>
        <w:r w:rsidR="00DE52AB">
          <w:rPr>
            <w:webHidden/>
          </w:rPr>
          <w:fldChar w:fldCharType="end"/>
        </w:r>
      </w:hyperlink>
    </w:p>
    <w:p w14:paraId="168C7F55" w14:textId="226C0AFC" w:rsidR="00DE52AB" w:rsidRDefault="00582734">
      <w:pPr>
        <w:pStyle w:val="TOC2"/>
        <w:rPr>
          <w:rFonts w:cs="Mangal"/>
          <w:color w:val="auto"/>
          <w:sz w:val="22"/>
          <w:szCs w:val="20"/>
          <w:lang w:eastAsia="en-US" w:bidi="hi-IN"/>
        </w:rPr>
      </w:pPr>
      <w:hyperlink w:anchor="_Toc124349998" w:history="1">
        <w:r w:rsidR="00DE52AB" w:rsidRPr="00CA2C9D">
          <w:rPr>
            <w:rStyle w:val="Hyperlink"/>
          </w:rPr>
          <w:t>5.10</w:t>
        </w:r>
        <w:r w:rsidR="00DE52AB">
          <w:rPr>
            <w:rFonts w:cs="Mangal"/>
            <w:color w:val="auto"/>
            <w:sz w:val="22"/>
            <w:szCs w:val="20"/>
            <w:lang w:eastAsia="en-US" w:bidi="hi-IN"/>
          </w:rPr>
          <w:tab/>
        </w:r>
        <w:r w:rsidR="00DE52AB" w:rsidRPr="00CA2C9D">
          <w:rPr>
            <w:rStyle w:val="Hyperlink"/>
          </w:rPr>
          <w:t>Question: I can see some products with a cost of 0€ and some with 0.00€. What's the difference?</w:t>
        </w:r>
        <w:r w:rsidR="00DE52AB">
          <w:rPr>
            <w:webHidden/>
          </w:rPr>
          <w:tab/>
        </w:r>
        <w:r w:rsidR="00DE52AB">
          <w:rPr>
            <w:webHidden/>
          </w:rPr>
          <w:fldChar w:fldCharType="begin"/>
        </w:r>
        <w:r w:rsidR="00DE52AB">
          <w:rPr>
            <w:webHidden/>
          </w:rPr>
          <w:instrText xml:space="preserve"> PAGEREF _Toc124349998 \h </w:instrText>
        </w:r>
        <w:r w:rsidR="00DE52AB">
          <w:rPr>
            <w:webHidden/>
          </w:rPr>
        </w:r>
        <w:r w:rsidR="00DE52AB">
          <w:rPr>
            <w:webHidden/>
          </w:rPr>
          <w:fldChar w:fldCharType="separate"/>
        </w:r>
        <w:r w:rsidR="00DE52AB">
          <w:rPr>
            <w:webHidden/>
          </w:rPr>
          <w:t>35</w:t>
        </w:r>
        <w:r w:rsidR="00DE52AB">
          <w:rPr>
            <w:webHidden/>
          </w:rPr>
          <w:fldChar w:fldCharType="end"/>
        </w:r>
      </w:hyperlink>
    </w:p>
    <w:p w14:paraId="26FD9C89" w14:textId="1239B170" w:rsidR="00DE52AB" w:rsidRDefault="00582734">
      <w:pPr>
        <w:pStyle w:val="TOC2"/>
        <w:rPr>
          <w:rFonts w:cs="Mangal"/>
          <w:color w:val="auto"/>
          <w:sz w:val="22"/>
          <w:szCs w:val="20"/>
          <w:lang w:eastAsia="en-US" w:bidi="hi-IN"/>
        </w:rPr>
      </w:pPr>
      <w:hyperlink w:anchor="_Toc124349999" w:history="1">
        <w:r w:rsidR="00DE52AB" w:rsidRPr="00CA2C9D">
          <w:rPr>
            <w:rStyle w:val="Hyperlink"/>
          </w:rPr>
          <w:t>5.11</w:t>
        </w:r>
        <w:r w:rsidR="00DE52AB">
          <w:rPr>
            <w:rFonts w:cs="Mangal"/>
            <w:color w:val="auto"/>
            <w:sz w:val="22"/>
            <w:szCs w:val="20"/>
            <w:lang w:eastAsia="en-US" w:bidi="hi-IN"/>
          </w:rPr>
          <w:tab/>
        </w:r>
        <w:r w:rsidR="00DE52AB" w:rsidRPr="00CA2C9D">
          <w:rPr>
            <w:rStyle w:val="Hyperlink"/>
          </w:rPr>
          <w:t>Question: How do you handle S/W time changeover?</w:t>
        </w:r>
        <w:r w:rsidR="00DE52AB">
          <w:rPr>
            <w:webHidden/>
          </w:rPr>
          <w:tab/>
        </w:r>
        <w:r w:rsidR="00DE52AB">
          <w:rPr>
            <w:webHidden/>
          </w:rPr>
          <w:fldChar w:fldCharType="begin"/>
        </w:r>
        <w:r w:rsidR="00DE52AB">
          <w:rPr>
            <w:webHidden/>
          </w:rPr>
          <w:instrText xml:space="preserve"> PAGEREF _Toc124349999 \h </w:instrText>
        </w:r>
        <w:r w:rsidR="00DE52AB">
          <w:rPr>
            <w:webHidden/>
          </w:rPr>
        </w:r>
        <w:r w:rsidR="00DE52AB">
          <w:rPr>
            <w:webHidden/>
          </w:rPr>
          <w:fldChar w:fldCharType="separate"/>
        </w:r>
        <w:r w:rsidR="00DE52AB">
          <w:rPr>
            <w:webHidden/>
          </w:rPr>
          <w:t>35</w:t>
        </w:r>
        <w:r w:rsidR="00DE52AB">
          <w:rPr>
            <w:webHidden/>
          </w:rPr>
          <w:fldChar w:fldCharType="end"/>
        </w:r>
      </w:hyperlink>
    </w:p>
    <w:p w14:paraId="6A6AFBE3" w14:textId="7B874AD9" w:rsidR="00DE52AB" w:rsidRDefault="00582734">
      <w:pPr>
        <w:pStyle w:val="TOC2"/>
        <w:rPr>
          <w:rFonts w:cs="Mangal"/>
          <w:color w:val="auto"/>
          <w:sz w:val="22"/>
          <w:szCs w:val="20"/>
          <w:lang w:eastAsia="en-US" w:bidi="hi-IN"/>
        </w:rPr>
      </w:pPr>
      <w:hyperlink w:anchor="_Toc124350000" w:history="1">
        <w:r w:rsidR="00DE52AB" w:rsidRPr="00CA2C9D">
          <w:rPr>
            <w:rStyle w:val="Hyperlink"/>
          </w:rPr>
          <w:t>5.12</w:t>
        </w:r>
        <w:r w:rsidR="00DE52AB">
          <w:rPr>
            <w:rFonts w:cs="Mangal"/>
            <w:color w:val="auto"/>
            <w:sz w:val="22"/>
            <w:szCs w:val="20"/>
            <w:lang w:eastAsia="en-US" w:bidi="hi-IN"/>
          </w:rPr>
          <w:tab/>
        </w:r>
        <w:r w:rsidR="00DE52AB" w:rsidRPr="00CA2C9D">
          <w:rPr>
            <w:rStyle w:val="Hyperlink"/>
          </w:rPr>
          <w:t>Question: Which version of Enterprise Dashboard do I have?</w:t>
        </w:r>
        <w:r w:rsidR="00DE52AB">
          <w:rPr>
            <w:webHidden/>
          </w:rPr>
          <w:tab/>
        </w:r>
        <w:r w:rsidR="00DE52AB">
          <w:rPr>
            <w:webHidden/>
          </w:rPr>
          <w:fldChar w:fldCharType="begin"/>
        </w:r>
        <w:r w:rsidR="00DE52AB">
          <w:rPr>
            <w:webHidden/>
          </w:rPr>
          <w:instrText xml:space="preserve"> PAGEREF _Toc124350000 \h </w:instrText>
        </w:r>
        <w:r w:rsidR="00DE52AB">
          <w:rPr>
            <w:webHidden/>
          </w:rPr>
        </w:r>
        <w:r w:rsidR="00DE52AB">
          <w:rPr>
            <w:webHidden/>
          </w:rPr>
          <w:fldChar w:fldCharType="separate"/>
        </w:r>
        <w:r w:rsidR="00DE52AB">
          <w:rPr>
            <w:webHidden/>
          </w:rPr>
          <w:t>36</w:t>
        </w:r>
        <w:r w:rsidR="00DE52AB">
          <w:rPr>
            <w:webHidden/>
          </w:rPr>
          <w:fldChar w:fldCharType="end"/>
        </w:r>
      </w:hyperlink>
    </w:p>
    <w:p w14:paraId="254E19EE" w14:textId="6C2D1A34" w:rsidR="00DE52AB" w:rsidRDefault="00582734">
      <w:pPr>
        <w:pStyle w:val="TOC1"/>
        <w:rPr>
          <w:rFonts w:eastAsiaTheme="minorEastAsia" w:cs="Mangal"/>
          <w:caps w:val="0"/>
          <w:color w:val="auto"/>
          <w:sz w:val="22"/>
          <w:szCs w:val="20"/>
          <w:lang w:eastAsia="en-US" w:bidi="hi-IN"/>
        </w:rPr>
      </w:pPr>
      <w:hyperlink w:anchor="_Toc124350001" w:history="1">
        <w:r w:rsidR="00DE52AB" w:rsidRPr="00CA2C9D">
          <w:rPr>
            <w:rStyle w:val="Hyperlink"/>
          </w:rPr>
          <w:t>6</w:t>
        </w:r>
        <w:r w:rsidR="00DE52AB">
          <w:rPr>
            <w:rFonts w:eastAsiaTheme="minorEastAsia" w:cs="Mangal"/>
            <w:caps w:val="0"/>
            <w:color w:val="auto"/>
            <w:sz w:val="22"/>
            <w:szCs w:val="20"/>
            <w:lang w:eastAsia="en-US" w:bidi="hi-IN"/>
          </w:rPr>
          <w:tab/>
        </w:r>
        <w:r w:rsidR="00DE52AB" w:rsidRPr="00CA2C9D">
          <w:rPr>
            <w:rStyle w:val="Hyperlink"/>
          </w:rPr>
          <w:t>Abbreviations</w:t>
        </w:r>
        <w:r w:rsidR="00DE52AB">
          <w:rPr>
            <w:webHidden/>
          </w:rPr>
          <w:tab/>
        </w:r>
        <w:r w:rsidR="00DE52AB">
          <w:rPr>
            <w:webHidden/>
          </w:rPr>
          <w:fldChar w:fldCharType="begin"/>
        </w:r>
        <w:r w:rsidR="00DE52AB">
          <w:rPr>
            <w:webHidden/>
          </w:rPr>
          <w:instrText xml:space="preserve"> PAGEREF _Toc124350001 \h </w:instrText>
        </w:r>
        <w:r w:rsidR="00DE52AB">
          <w:rPr>
            <w:webHidden/>
          </w:rPr>
        </w:r>
        <w:r w:rsidR="00DE52AB">
          <w:rPr>
            <w:webHidden/>
          </w:rPr>
          <w:fldChar w:fldCharType="separate"/>
        </w:r>
        <w:r w:rsidR="00DE52AB">
          <w:rPr>
            <w:webHidden/>
          </w:rPr>
          <w:t>37</w:t>
        </w:r>
        <w:r w:rsidR="00DE52AB">
          <w:rPr>
            <w:webHidden/>
          </w:rPr>
          <w:fldChar w:fldCharType="end"/>
        </w:r>
      </w:hyperlink>
    </w:p>
    <w:p w14:paraId="2579D616" w14:textId="43EEE3CB" w:rsidR="002E3151" w:rsidRDefault="007801E0" w:rsidP="00D75C16">
      <w:r>
        <w:fldChar w:fldCharType="end"/>
      </w:r>
    </w:p>
    <w:p w14:paraId="4E16D226" w14:textId="11A6F1CA" w:rsidR="00942B67" w:rsidRDefault="00B8115A" w:rsidP="004909A2">
      <w:pPr>
        <w:pStyle w:val="Heading1"/>
        <w:numPr>
          <w:ilvl w:val="0"/>
          <w:numId w:val="3"/>
        </w:numPr>
      </w:pPr>
      <w:bookmarkStart w:id="206" w:name="_Toc57113879"/>
      <w:bookmarkStart w:id="207" w:name="_Toc57114592"/>
      <w:bookmarkStart w:id="208" w:name="_Toc57114656"/>
      <w:bookmarkStart w:id="209" w:name="_Toc31964906"/>
      <w:bookmarkStart w:id="210" w:name="_Toc124349955"/>
      <w:bookmarkEnd w:id="206"/>
      <w:bookmarkEnd w:id="207"/>
      <w:bookmarkEnd w:id="208"/>
      <w:r>
        <w:lastRenderedPageBreak/>
        <w:t>Service overview</w:t>
      </w:r>
      <w:bookmarkEnd w:id="209"/>
      <w:bookmarkEnd w:id="210"/>
    </w:p>
    <w:p w14:paraId="6209D822" w14:textId="7FB0AA34" w:rsidR="00FF5479" w:rsidRDefault="00B8115A" w:rsidP="00FF5479">
      <w:r>
        <w:t xml:space="preserve">Enterprise Dashboard is </w:t>
      </w:r>
      <w:r w:rsidR="008D0193">
        <w:t>a web</w:t>
      </w:r>
      <w:r w:rsidR="00204D68">
        <w:t>-</w:t>
      </w:r>
      <w:r w:rsidR="008D0193">
        <w:t xml:space="preserve">based Dashboard </w:t>
      </w:r>
      <w:r w:rsidR="00204D68">
        <w:t>that</w:t>
      </w:r>
      <w:r w:rsidR="008D0193">
        <w:t xml:space="preserve"> gives you access to your billing data. It allows you to check your spendings for your used Open Telekom Cloud infrastructure.</w:t>
      </w:r>
    </w:p>
    <w:p w14:paraId="7C444EFC" w14:textId="63971A0C" w:rsidR="008D0193" w:rsidRDefault="008D0193" w:rsidP="00FF5479"/>
    <w:p w14:paraId="36CF2BFB" w14:textId="4831BA7D" w:rsidR="008D0193" w:rsidRDefault="008D0193" w:rsidP="00FF5479">
      <w:r>
        <w:t>Enterprise Dashboard provides you dedicated views for specific tenants and their cost drivers.</w:t>
      </w:r>
    </w:p>
    <w:p w14:paraId="36CC3988" w14:textId="321A9D87" w:rsidR="008D0193" w:rsidRDefault="008D0193" w:rsidP="00FF5479">
      <w:r>
        <w:t xml:space="preserve">It will also allow you to monitor your </w:t>
      </w:r>
      <w:del w:id="211" w:author="Singh, Pranav" w:date="2022-11-03T12:37:00Z">
        <w:r w:rsidDel="005F4F6F">
          <w:delText>spendings</w:delText>
        </w:r>
      </w:del>
      <w:ins w:id="212" w:author="Singh, Pranav" w:date="2022-11-03T12:37:00Z">
        <w:r w:rsidR="005F4F6F">
          <w:t>spending</w:t>
        </w:r>
      </w:ins>
      <w:r w:rsidR="00C33A23">
        <w:t>s</w:t>
      </w:r>
      <w:r>
        <w:t xml:space="preserve"> on a </w:t>
      </w:r>
      <w:r w:rsidR="00F04275">
        <w:t>payer</w:t>
      </w:r>
      <w:r>
        <w:t xml:space="preserve"> level. This means that all costs for each of your tenants</w:t>
      </w:r>
      <w:r w:rsidR="00F04275">
        <w:t xml:space="preserve"> assigned to you as a payer</w:t>
      </w:r>
      <w:r>
        <w:t xml:space="preserve"> </w:t>
      </w:r>
      <w:r w:rsidR="00F04275">
        <w:t>are</w:t>
      </w:r>
      <w:r>
        <w:t xml:space="preserve"> visible within one Dashboard.</w:t>
      </w:r>
    </w:p>
    <w:p w14:paraId="6E6EC22C" w14:textId="1D132218" w:rsidR="00965020" w:rsidRDefault="00965020" w:rsidP="00FF5479"/>
    <w:p w14:paraId="020FAC31" w14:textId="614F25D9" w:rsidR="00965020" w:rsidRDefault="00965020" w:rsidP="00FF5479">
      <w:r>
        <w:t xml:space="preserve">Grafana </w:t>
      </w:r>
      <w:ins w:id="213" w:author="Singh, Pranav" w:date="2022-11-02T15:23:00Z">
        <w:r w:rsidR="00624CF6">
          <w:t>9</w:t>
        </w:r>
      </w:ins>
      <w:del w:id="214" w:author="Singh, Pranav" w:date="2022-11-02T15:23:00Z">
        <w:r w:rsidR="00490064" w:rsidDel="00624CF6">
          <w:delText>7</w:delText>
        </w:r>
      </w:del>
      <w:r w:rsidR="00490064">
        <w:t>.</w:t>
      </w:r>
      <w:ins w:id="215" w:author="Singh, Pranav" w:date="2022-11-02T15:23:00Z">
        <w:r w:rsidR="00624CF6">
          <w:t>0.4</w:t>
        </w:r>
      </w:ins>
      <w:del w:id="216" w:author="Singh, Pranav" w:date="2022-11-02T15:23:00Z">
        <w:r w:rsidR="00490064" w:rsidDel="00624CF6">
          <w:delText>3</w:delText>
        </w:r>
      </w:del>
      <w:r w:rsidR="00490064">
        <w:t xml:space="preserve"> </w:t>
      </w:r>
      <w:r>
        <w:t>is currently used. Feel free to check the documentation</w:t>
      </w:r>
      <w:r w:rsidR="00EB2582">
        <w:t xml:space="preserve"> of Grafana as</w:t>
      </w:r>
      <w:r w:rsidR="00F04275">
        <w:t xml:space="preserve"> </w:t>
      </w:r>
      <w:r w:rsidR="00EB2582">
        <w:t>well</w:t>
      </w:r>
      <w:r w:rsidR="00F04275">
        <w:t>, if you’re missing certain functionalities within this user</w:t>
      </w:r>
      <w:r w:rsidR="00204D68">
        <w:t xml:space="preserve"> </w:t>
      </w:r>
      <w:r w:rsidR="00F04275">
        <w:t>manual</w:t>
      </w:r>
      <w:r>
        <w:t>.</w:t>
      </w:r>
      <w:r w:rsidR="006F1B11">
        <w:t xml:space="preserve"> Please check </w:t>
      </w:r>
      <w:r w:rsidR="00204D68">
        <w:t xml:space="preserve">the </w:t>
      </w:r>
      <w:r w:rsidR="006F1B11">
        <w:t xml:space="preserve">following link: </w:t>
      </w:r>
      <w:ins w:id="217" w:author="Singh, Pranav" w:date="2022-11-02T15:24:00Z">
        <w:r w:rsidR="00624CF6">
          <w:fldChar w:fldCharType="begin"/>
        </w:r>
        <w:r w:rsidR="00624CF6">
          <w:instrText xml:space="preserve"> HYPERLINK "</w:instrText>
        </w:r>
      </w:ins>
      <w:r w:rsidR="00624CF6" w:rsidRPr="00624CF6">
        <w:rPr>
          <w:rPrChange w:id="218" w:author="Singh, Pranav" w:date="2022-11-02T15:24:00Z">
            <w:rPr>
              <w:rStyle w:val="Hyperlink"/>
            </w:rPr>
          </w:rPrChange>
        </w:rPr>
        <w:instrText>https://grafana.com/docs/grafana/v</w:instrText>
      </w:r>
      <w:ins w:id="219" w:author="Singh, Pranav" w:date="2022-11-02T15:24:00Z">
        <w:r w:rsidR="00624CF6" w:rsidRPr="00624CF6">
          <w:rPr>
            <w:rPrChange w:id="220" w:author="Singh, Pranav" w:date="2022-11-02T15:24:00Z">
              <w:rPr>
                <w:rStyle w:val="Hyperlink"/>
              </w:rPr>
            </w:rPrChange>
          </w:rPr>
          <w:instrText>9</w:instrText>
        </w:r>
      </w:ins>
      <w:r w:rsidR="00624CF6" w:rsidRPr="00624CF6">
        <w:rPr>
          <w:rPrChange w:id="221" w:author="Singh, Pranav" w:date="2022-11-02T15:24:00Z">
            <w:rPr>
              <w:rStyle w:val="Hyperlink"/>
            </w:rPr>
          </w:rPrChange>
        </w:rPr>
        <w:instrText>.</w:instrText>
      </w:r>
      <w:ins w:id="222" w:author="Singh, Pranav" w:date="2022-11-02T15:24:00Z">
        <w:r w:rsidR="00624CF6" w:rsidRPr="00624CF6">
          <w:rPr>
            <w:rPrChange w:id="223" w:author="Singh, Pranav" w:date="2022-11-02T15:24:00Z">
              <w:rPr>
                <w:rStyle w:val="Hyperlink"/>
              </w:rPr>
            </w:rPrChange>
          </w:rPr>
          <w:instrText>0</w:instrText>
        </w:r>
      </w:ins>
      <w:r w:rsidR="00624CF6" w:rsidRPr="00624CF6">
        <w:rPr>
          <w:rPrChange w:id="224" w:author="Singh, Pranav" w:date="2022-11-02T15:24:00Z">
            <w:rPr>
              <w:rStyle w:val="Hyperlink"/>
            </w:rPr>
          </w:rPrChange>
        </w:rPr>
        <w:instrText>/</w:instrText>
      </w:r>
      <w:ins w:id="225" w:author="Singh, Pranav" w:date="2022-11-02T15:24:00Z">
        <w:r w:rsidR="00624CF6">
          <w:instrText xml:space="preserve">" </w:instrText>
        </w:r>
        <w:r w:rsidR="00624CF6">
          <w:fldChar w:fldCharType="separate"/>
        </w:r>
      </w:ins>
      <w:r w:rsidR="00624CF6" w:rsidRPr="003B2085">
        <w:rPr>
          <w:rStyle w:val="Hyperlink"/>
        </w:rPr>
        <w:t>https://grafana.com/docs/grafana/v</w:t>
      </w:r>
      <w:ins w:id="226" w:author="Singh, Pranav" w:date="2022-11-02T15:24:00Z">
        <w:r w:rsidR="00624CF6" w:rsidRPr="003B2085">
          <w:rPr>
            <w:rStyle w:val="Hyperlink"/>
          </w:rPr>
          <w:t>9</w:t>
        </w:r>
      </w:ins>
      <w:del w:id="227" w:author="Singh, Pranav" w:date="2022-11-02T15:24:00Z">
        <w:r w:rsidR="00624CF6" w:rsidRPr="003B2085" w:rsidDel="00624CF6">
          <w:rPr>
            <w:rStyle w:val="Hyperlink"/>
          </w:rPr>
          <w:delText>7</w:delText>
        </w:r>
      </w:del>
      <w:r w:rsidR="00624CF6" w:rsidRPr="003B2085">
        <w:rPr>
          <w:rStyle w:val="Hyperlink"/>
        </w:rPr>
        <w:t>.</w:t>
      </w:r>
      <w:ins w:id="228" w:author="Singh, Pranav" w:date="2022-11-02T15:24:00Z">
        <w:r w:rsidR="00624CF6" w:rsidRPr="003B2085">
          <w:rPr>
            <w:rStyle w:val="Hyperlink"/>
          </w:rPr>
          <w:t>0</w:t>
        </w:r>
      </w:ins>
      <w:del w:id="229" w:author="Singh, Pranav" w:date="2022-11-02T15:24:00Z">
        <w:r w:rsidR="00624CF6" w:rsidRPr="003B2085" w:rsidDel="00624CF6">
          <w:rPr>
            <w:rStyle w:val="Hyperlink"/>
          </w:rPr>
          <w:delText>3</w:delText>
        </w:r>
      </w:del>
      <w:r w:rsidR="00624CF6" w:rsidRPr="003B2085">
        <w:rPr>
          <w:rStyle w:val="Hyperlink"/>
        </w:rPr>
        <w:t>/</w:t>
      </w:r>
      <w:ins w:id="230" w:author="Singh, Pranav" w:date="2022-11-02T15:24:00Z">
        <w:r w:rsidR="00624CF6">
          <w:fldChar w:fldCharType="end"/>
        </w:r>
      </w:ins>
    </w:p>
    <w:p w14:paraId="78D326E7" w14:textId="0625DDA7" w:rsidR="00942B67" w:rsidRPr="00C92F97" w:rsidRDefault="008D0193" w:rsidP="00C622CB">
      <w:pPr>
        <w:pStyle w:val="Heading1"/>
      </w:pPr>
      <w:bookmarkStart w:id="231" w:name="_Toc57113881"/>
      <w:bookmarkStart w:id="232" w:name="_Toc57114595"/>
      <w:bookmarkStart w:id="233" w:name="_Toc57114659"/>
      <w:bookmarkStart w:id="234" w:name="_Toc31964907"/>
      <w:bookmarkStart w:id="235" w:name="_Toc124349956"/>
      <w:bookmarkEnd w:id="231"/>
      <w:bookmarkEnd w:id="232"/>
      <w:bookmarkEnd w:id="233"/>
      <w:r>
        <w:lastRenderedPageBreak/>
        <w:t>General Information</w:t>
      </w:r>
      <w:bookmarkEnd w:id="234"/>
      <w:bookmarkEnd w:id="235"/>
    </w:p>
    <w:p w14:paraId="57887782" w14:textId="526F0059" w:rsidR="00942B67" w:rsidRPr="00F10970" w:rsidRDefault="008D0193" w:rsidP="004909A2">
      <w:pPr>
        <w:pStyle w:val="Heading2"/>
        <w:numPr>
          <w:ilvl w:val="1"/>
          <w:numId w:val="7"/>
        </w:numPr>
      </w:pPr>
      <w:bookmarkStart w:id="236" w:name="_Toc31964908"/>
      <w:bookmarkStart w:id="237" w:name="_Toc124349957"/>
      <w:r>
        <w:t>Access</w:t>
      </w:r>
      <w:r w:rsidR="007B558E">
        <w:t xml:space="preserve"> Enterprise Dashboard</w:t>
      </w:r>
      <w:bookmarkEnd w:id="236"/>
      <w:bookmarkEnd w:id="237"/>
    </w:p>
    <w:p w14:paraId="296F7A34" w14:textId="7C6C30F5" w:rsidR="008D0193" w:rsidRDefault="00C02B26" w:rsidP="0074276C">
      <w:pPr>
        <w:pStyle w:val="Flietext"/>
      </w:pPr>
      <w:bookmarkStart w:id="238" w:name="_Toc57113884"/>
      <w:bookmarkStart w:id="239" w:name="_Toc57114598"/>
      <w:bookmarkStart w:id="240" w:name="_Toc57114662"/>
      <w:bookmarkStart w:id="241" w:name="_Toc57257740"/>
      <w:r w:rsidRPr="00C02B26">
        <w:t>Enterprise Dashboard can be a</w:t>
      </w:r>
      <w:r>
        <w:t>ccess</w:t>
      </w:r>
      <w:r w:rsidR="00F37E03">
        <w:t>ed</w:t>
      </w:r>
      <w:r>
        <w:t xml:space="preserve"> by visiting the following </w:t>
      </w:r>
      <w:r w:rsidR="00204D68">
        <w:t>URL</w:t>
      </w:r>
      <w:r>
        <w:t>:</w:t>
      </w:r>
    </w:p>
    <w:p w14:paraId="5E4C9311" w14:textId="3AB2D9FA" w:rsidR="00C02B26" w:rsidRDefault="00C02B26" w:rsidP="0074276C">
      <w:pPr>
        <w:pStyle w:val="Flietext"/>
      </w:pPr>
    </w:p>
    <w:p w14:paraId="7A612DC0" w14:textId="3DAAF57C" w:rsidR="00C02B26" w:rsidRDefault="00582734" w:rsidP="004909A2">
      <w:pPr>
        <w:pStyle w:val="Flietext"/>
        <w:numPr>
          <w:ilvl w:val="0"/>
          <w:numId w:val="9"/>
        </w:numPr>
      </w:pPr>
      <w:hyperlink r:id="rId15" w:history="1">
        <w:r w:rsidR="00653211" w:rsidRPr="007D158E">
          <w:rPr>
            <w:rStyle w:val="Hyperlink"/>
          </w:rPr>
          <w:t>https://enterprise-dashboard.otc-service.com</w:t>
        </w:r>
      </w:hyperlink>
    </w:p>
    <w:p w14:paraId="74DE9EF4" w14:textId="1B84DBB9" w:rsidR="00C02B26" w:rsidRDefault="00C02B26" w:rsidP="00C02B26">
      <w:pPr>
        <w:pStyle w:val="Flietext"/>
      </w:pPr>
    </w:p>
    <w:p w14:paraId="52EDFD08" w14:textId="25059618" w:rsidR="00C02B26" w:rsidRDefault="00C02B26" w:rsidP="00C02B26">
      <w:pPr>
        <w:pStyle w:val="Flietext"/>
      </w:pPr>
    </w:p>
    <w:p w14:paraId="625BE1DF" w14:textId="6940A2CE" w:rsidR="00C02B26" w:rsidRDefault="00C02B26" w:rsidP="00C02B26">
      <w:pPr>
        <w:pStyle w:val="Flietext"/>
      </w:pPr>
      <w:r>
        <w:t xml:space="preserve">To enter </w:t>
      </w:r>
      <w:r w:rsidR="000148BB">
        <w:t>Enterprise</w:t>
      </w:r>
      <w:r>
        <w:t xml:space="preserve"> </w:t>
      </w:r>
      <w:proofErr w:type="gramStart"/>
      <w:r>
        <w:t>Dashboard</w:t>
      </w:r>
      <w:proofErr w:type="gramEnd"/>
      <w:r>
        <w:t xml:space="preserve"> you need to enter your credentials. Your email and password </w:t>
      </w:r>
      <w:r w:rsidR="00204D68">
        <w:t>are</w:t>
      </w:r>
      <w:r>
        <w:t xml:space="preserve"> required.</w:t>
      </w:r>
      <w:r w:rsidR="00490064">
        <w:t xml:space="preserve"> You will receive an invitation for Enterprise Dashboard, once the order is confirmed and processed. With this invitation</w:t>
      </w:r>
      <w:r w:rsidR="00204D68">
        <w:t>,</w:t>
      </w:r>
      <w:r w:rsidR="00490064">
        <w:t xml:space="preserve"> you can set the passwor</w:t>
      </w:r>
      <w:r w:rsidR="00204D68">
        <w:t>d</w:t>
      </w:r>
      <w:r w:rsidR="00490064">
        <w:t xml:space="preserve"> of your user account.</w:t>
      </w:r>
    </w:p>
    <w:p w14:paraId="0B0607EA" w14:textId="5F5B0499" w:rsidR="00C02B26" w:rsidRDefault="00C02B26" w:rsidP="00C02B26">
      <w:pPr>
        <w:pStyle w:val="Flietext"/>
      </w:pPr>
      <w:r>
        <w:t xml:space="preserve">Your email and password </w:t>
      </w:r>
      <w:r w:rsidR="00204D68">
        <w:t>are</w:t>
      </w:r>
      <w:r>
        <w:t xml:space="preserve"> case</w:t>
      </w:r>
      <w:r w:rsidR="00204D68">
        <w:t>-</w:t>
      </w:r>
      <w:r>
        <w:t>sensitive.</w:t>
      </w:r>
      <w:r w:rsidR="00242216">
        <w:t xml:space="preserve"> Please check upper and lower</w:t>
      </w:r>
      <w:r w:rsidR="00204D68">
        <w:t xml:space="preserve"> </w:t>
      </w:r>
      <w:r w:rsidR="00242216">
        <w:t xml:space="preserve">cases before clicking Log </w:t>
      </w:r>
      <w:r w:rsidR="00907730">
        <w:t>I</w:t>
      </w:r>
      <w:r w:rsidR="00242216">
        <w:t>n.</w:t>
      </w:r>
    </w:p>
    <w:p w14:paraId="4865ED95" w14:textId="09583EBB" w:rsidR="00C02B26" w:rsidRDefault="00C02B26" w:rsidP="00C02B26">
      <w:pPr>
        <w:pStyle w:val="Flietext"/>
      </w:pPr>
    </w:p>
    <w:p w14:paraId="196B37FE" w14:textId="77777777" w:rsidR="00C02B26" w:rsidRDefault="00C02B26" w:rsidP="00C02B26">
      <w:pPr>
        <w:pStyle w:val="Flietext"/>
      </w:pPr>
    </w:p>
    <w:p w14:paraId="4CAB4E61" w14:textId="41CC39FF" w:rsidR="004E48A9" w:rsidRDefault="00C02B26" w:rsidP="00C02B26">
      <w:pPr>
        <w:pStyle w:val="Flietext"/>
      </w:pPr>
      <w:r w:rsidRPr="00242216">
        <w:rPr>
          <w:b/>
        </w:rPr>
        <w:t>*Note*</w:t>
      </w:r>
      <w:r w:rsidR="00F94F12">
        <w:t xml:space="preserve"> </w:t>
      </w:r>
      <w:r>
        <w:t>Enterprise Dashboard is offered</w:t>
      </w:r>
      <w:r w:rsidR="00865B2D">
        <w:t xml:space="preserve"> via</w:t>
      </w:r>
      <w:r w:rsidR="00865B2D">
        <w:softHyphen/>
      </w:r>
      <w:r w:rsidR="00865B2D">
        <w:softHyphen/>
      </w:r>
      <w:r w:rsidR="00865B2D">
        <w:softHyphen/>
      </w:r>
      <w:r w:rsidR="00865B2D">
        <w:softHyphen/>
      </w:r>
      <w:r w:rsidR="00865B2D">
        <w:softHyphen/>
      </w:r>
      <w:r w:rsidR="00865B2D">
        <w:softHyphen/>
      </w:r>
      <w:r w:rsidR="00865B2D">
        <w:softHyphen/>
      </w:r>
      <w:r>
        <w:t xml:space="preserve"> </w:t>
      </w:r>
      <w:r w:rsidR="00975899">
        <w:t>D</w:t>
      </w:r>
      <w:r w:rsidR="00F94F12">
        <w:t>irect</w:t>
      </w:r>
      <w:r w:rsidR="00975899">
        <w:t xml:space="preserve"> sales only</w:t>
      </w:r>
      <w:r w:rsidR="00F94F12">
        <w:t>. P</w:t>
      </w:r>
      <w:r>
        <w:t>lease contact</w:t>
      </w:r>
      <w:r w:rsidR="00865B2D">
        <w:t xml:space="preserve"> either</w:t>
      </w:r>
      <w:r>
        <w:t xml:space="preserve"> your </w:t>
      </w:r>
      <w:r w:rsidR="00F94F12">
        <w:t xml:space="preserve">contractual partner </w:t>
      </w:r>
      <w:r>
        <w:t>to set</w:t>
      </w:r>
      <w:r w:rsidR="00204D68">
        <w:t xml:space="preserve"> </w:t>
      </w:r>
      <w:r>
        <w:t>up your access</w:t>
      </w:r>
      <w:r w:rsidR="00865B2D">
        <w:t xml:space="preserve"> or </w:t>
      </w:r>
      <w:r w:rsidR="00975899">
        <w:t xml:space="preserve">contact </w:t>
      </w:r>
      <w:hyperlink r:id="rId16" w:history="1">
        <w:r w:rsidR="00975899" w:rsidRPr="00975899">
          <w:rPr>
            <w:rStyle w:val="Hyperlink"/>
          </w:rPr>
          <w:t>Request-OpenTelekomCloud@telekom.de</w:t>
        </w:r>
      </w:hyperlink>
    </w:p>
    <w:p w14:paraId="49611E7F" w14:textId="740E2209" w:rsidR="004E48A9" w:rsidRPr="004E48A9" w:rsidRDefault="004E48A9" w:rsidP="004E48A9">
      <w:pPr>
        <w:pStyle w:val="Heading2"/>
        <w:rPr>
          <w:iCs/>
          <w:lang w:val="fr-FR"/>
        </w:rPr>
      </w:pPr>
      <w:bookmarkStart w:id="242" w:name="_Product_versions"/>
      <w:bookmarkStart w:id="243" w:name="_Toc124349958"/>
      <w:bookmarkEnd w:id="242"/>
      <w:r w:rsidRPr="004E48A9">
        <w:rPr>
          <w:iCs/>
          <w:lang w:val="fr-FR"/>
        </w:rPr>
        <w:t xml:space="preserve">Product </w:t>
      </w:r>
      <w:commentRangeStart w:id="244"/>
      <w:commentRangeStart w:id="245"/>
      <w:proofErr w:type="gramStart"/>
      <w:r w:rsidR="00AB4BCF">
        <w:rPr>
          <w:iCs/>
          <w:lang w:val="fr-FR"/>
        </w:rPr>
        <w:t>versions</w:t>
      </w:r>
      <w:commentRangeEnd w:id="244"/>
      <w:proofErr w:type="gramEnd"/>
      <w:r w:rsidR="00EC2191">
        <w:rPr>
          <w:rStyle w:val="CommentReference"/>
          <w:rFonts w:ascii="Tele-GroteskNor" w:hAnsi="Tele-GroteskNor"/>
        </w:rPr>
        <w:commentReference w:id="244"/>
      </w:r>
      <w:commentRangeEnd w:id="245"/>
      <w:r w:rsidR="003F1D15">
        <w:rPr>
          <w:rStyle w:val="CommentReference"/>
          <w:rFonts w:ascii="Tele-GroteskNor" w:hAnsi="Tele-GroteskNor"/>
        </w:rPr>
        <w:commentReference w:id="245"/>
      </w:r>
      <w:bookmarkEnd w:id="243"/>
    </w:p>
    <w:p w14:paraId="3FF32799" w14:textId="1BAEAB6C" w:rsidR="004E48A9" w:rsidRPr="00C02B26" w:rsidRDefault="004E48A9" w:rsidP="00C02B26">
      <w:pPr>
        <w:pStyle w:val="Flietext"/>
      </w:pPr>
      <w:r>
        <w:t>Enterprise Dashboard is available in 3 versions.</w:t>
      </w:r>
      <w:r w:rsidR="00FF3155">
        <w:t xml:space="preserve"> </w:t>
      </w:r>
    </w:p>
    <w:p w14:paraId="5C404520" w14:textId="3F1AB40A" w:rsidR="008D0193" w:rsidRDefault="008D0193" w:rsidP="0074276C">
      <w:pPr>
        <w:pStyle w:val="Flietext"/>
      </w:pPr>
    </w:p>
    <w:tbl>
      <w:tblPr>
        <w:tblStyle w:val="Tabellengitternetz2"/>
        <w:tblW w:w="9545" w:type="dxa"/>
        <w:tblLook w:val="04A0" w:firstRow="1" w:lastRow="0" w:firstColumn="1" w:lastColumn="0" w:noHBand="0" w:noVBand="1"/>
      </w:tblPr>
      <w:tblGrid>
        <w:gridCol w:w="3506"/>
        <w:gridCol w:w="1567"/>
        <w:gridCol w:w="1645"/>
        <w:gridCol w:w="1576"/>
        <w:gridCol w:w="1251"/>
      </w:tblGrid>
      <w:tr w:rsidR="004E48A9" w:rsidRPr="009B38E4" w14:paraId="4B0FE44B" w14:textId="77777777" w:rsidTr="00624CF6">
        <w:trPr>
          <w:cnfStyle w:val="100000000000" w:firstRow="1" w:lastRow="0" w:firstColumn="0" w:lastColumn="0" w:oddVBand="0" w:evenVBand="0" w:oddHBand="0" w:evenHBand="0" w:firstRowFirstColumn="0" w:firstRowLastColumn="0" w:lastRowFirstColumn="0" w:lastRowLastColumn="0"/>
          <w:trHeight w:val="397"/>
        </w:trPr>
        <w:tc>
          <w:tcPr>
            <w:tcW w:w="3506" w:type="dxa"/>
          </w:tcPr>
          <w:p w14:paraId="061F5737" w14:textId="6440C961" w:rsidR="004E48A9" w:rsidRPr="007B19E1" w:rsidRDefault="00B74B53" w:rsidP="004E48A9">
            <w:pPr>
              <w:rPr>
                <w:sz w:val="24"/>
                <w:szCs w:val="24"/>
              </w:rPr>
            </w:pPr>
            <w:proofErr w:type="spellStart"/>
            <w:r w:rsidRPr="00B74B53">
              <w:t>Product</w:t>
            </w:r>
            <w:proofErr w:type="spellEnd"/>
            <w:r w:rsidRPr="00B74B53">
              <w:t xml:space="preserve"> </w:t>
            </w:r>
            <w:proofErr w:type="spellStart"/>
            <w:r w:rsidRPr="00B74B53">
              <w:t>versions</w:t>
            </w:r>
            <w:proofErr w:type="spellEnd"/>
          </w:p>
        </w:tc>
        <w:tc>
          <w:tcPr>
            <w:tcW w:w="1567" w:type="dxa"/>
          </w:tcPr>
          <w:p w14:paraId="7B618256" w14:textId="24747EA0" w:rsidR="004E48A9" w:rsidRPr="00B74B53" w:rsidRDefault="004E48A9" w:rsidP="00B74B53">
            <w:r w:rsidRPr="00B74B53">
              <w:t xml:space="preserve">API </w:t>
            </w:r>
            <w:proofErr w:type="spellStart"/>
            <w:r w:rsidRPr="00B74B53">
              <w:t>access</w:t>
            </w:r>
            <w:proofErr w:type="spellEnd"/>
          </w:p>
        </w:tc>
        <w:tc>
          <w:tcPr>
            <w:tcW w:w="1645" w:type="dxa"/>
          </w:tcPr>
          <w:p w14:paraId="66D227A2" w14:textId="77777777" w:rsidR="004E48A9" w:rsidRPr="00B74B53" w:rsidRDefault="004E48A9" w:rsidP="00B74B53">
            <w:r w:rsidRPr="00B74B53">
              <w:t xml:space="preserve">Dashboard </w:t>
            </w:r>
            <w:proofErr w:type="spellStart"/>
            <w:r w:rsidRPr="00B74B53">
              <w:t>Self</w:t>
            </w:r>
            <w:proofErr w:type="spellEnd"/>
            <w:r w:rsidRPr="00B74B53">
              <w:t xml:space="preserve"> Service</w:t>
            </w:r>
          </w:p>
        </w:tc>
        <w:tc>
          <w:tcPr>
            <w:tcW w:w="1576" w:type="dxa"/>
          </w:tcPr>
          <w:p w14:paraId="27475E93" w14:textId="77777777" w:rsidR="004E48A9" w:rsidRPr="00B74B53" w:rsidRDefault="004E48A9" w:rsidP="00B74B53">
            <w:r w:rsidRPr="00B74B53">
              <w:t>Multi-</w:t>
            </w:r>
            <w:proofErr w:type="spellStart"/>
            <w:r w:rsidRPr="00B74B53">
              <w:t>Tenant</w:t>
            </w:r>
            <w:proofErr w:type="spellEnd"/>
          </w:p>
        </w:tc>
        <w:tc>
          <w:tcPr>
            <w:tcW w:w="1251" w:type="dxa"/>
          </w:tcPr>
          <w:p w14:paraId="7803F661" w14:textId="3EFB5122" w:rsidR="004E48A9" w:rsidRPr="00B74B53" w:rsidRDefault="004E48A9" w:rsidP="00B74B53">
            <w:proofErr w:type="spellStart"/>
            <w:r w:rsidRPr="00B74B53">
              <w:t>Organi</w:t>
            </w:r>
            <w:r w:rsidR="00FF3155" w:rsidRPr="00B74B53">
              <w:t>z</w:t>
            </w:r>
            <w:r w:rsidRPr="00B74B53">
              <w:t>ation</w:t>
            </w:r>
            <w:r w:rsidR="00FF3155" w:rsidRPr="00B74B53">
              <w:t>s</w:t>
            </w:r>
            <w:proofErr w:type="spellEnd"/>
            <w:r w:rsidRPr="00B74B53">
              <w:t xml:space="preserve"> Management</w:t>
            </w:r>
          </w:p>
        </w:tc>
      </w:tr>
      <w:tr w:rsidR="00624CF6" w:rsidRPr="009B38E4" w14:paraId="4C87C0AF" w14:textId="77777777" w:rsidTr="00624CF6">
        <w:trPr>
          <w:trHeight w:val="397"/>
          <w:ins w:id="246" w:author="Singh, Pranav" w:date="2022-11-02T15:25:00Z"/>
        </w:trPr>
        <w:tc>
          <w:tcPr>
            <w:tcW w:w="3506" w:type="dxa"/>
          </w:tcPr>
          <w:p w14:paraId="4830A745" w14:textId="228C8753" w:rsidR="00624CF6" w:rsidRDefault="00624CF6" w:rsidP="00624CF6">
            <w:pPr>
              <w:rPr>
                <w:ins w:id="247" w:author="Singh, Pranav" w:date="2022-11-02T15:25:00Z"/>
              </w:rPr>
            </w:pPr>
            <w:ins w:id="248" w:author="Singh, Pranav" w:date="2022-11-02T15:25:00Z">
              <w:r>
                <w:rPr>
                  <w:sz w:val="24"/>
                  <w:szCs w:val="24"/>
                </w:rPr>
                <w:t xml:space="preserve">Enterprise Dashboard </w:t>
              </w:r>
            </w:ins>
            <w:ins w:id="249" w:author="Singh, Pranav" w:date="2022-11-02T15:26:00Z">
              <w:r>
                <w:rPr>
                  <w:sz w:val="24"/>
                  <w:szCs w:val="24"/>
                </w:rPr>
                <w:t>Small</w:t>
              </w:r>
            </w:ins>
          </w:p>
        </w:tc>
        <w:tc>
          <w:tcPr>
            <w:tcW w:w="1567" w:type="dxa"/>
          </w:tcPr>
          <w:p w14:paraId="0D8DCE6C" w14:textId="49F4EB94" w:rsidR="00624CF6" w:rsidRDefault="00624CF6" w:rsidP="00624CF6">
            <w:pPr>
              <w:jc w:val="center"/>
              <w:rPr>
                <w:ins w:id="250" w:author="Singh, Pranav" w:date="2022-11-02T15:25:00Z"/>
                <w:rFonts w:ascii="Segoe UI Emoji" w:hAnsi="Segoe UI Emoji"/>
              </w:rPr>
            </w:pPr>
            <w:ins w:id="251" w:author="Singh, Pranav" w:date="2022-11-02T15:26:00Z">
              <w:r>
                <w:rPr>
                  <w:rFonts w:ascii="Segoe UI Emoji" w:hAnsi="Segoe UI Emoji"/>
                  <w:sz w:val="24"/>
                  <w:szCs w:val="24"/>
                </w:rPr>
                <w:t>✓</w:t>
              </w:r>
            </w:ins>
          </w:p>
        </w:tc>
        <w:tc>
          <w:tcPr>
            <w:tcW w:w="1645" w:type="dxa"/>
          </w:tcPr>
          <w:p w14:paraId="1434BC3C" w14:textId="53FE701F" w:rsidR="00624CF6" w:rsidRPr="00F83798" w:rsidRDefault="00624CF6" w:rsidP="00624CF6">
            <w:pPr>
              <w:jc w:val="center"/>
              <w:rPr>
                <w:ins w:id="252" w:author="Singh, Pranav" w:date="2022-11-02T15:25:00Z"/>
                <w:rFonts w:ascii="Segoe UI Emoji" w:hAnsi="Segoe UI Emoji"/>
              </w:rPr>
            </w:pPr>
            <w:ins w:id="253" w:author="Singh, Pranav" w:date="2022-11-02T15:26:00Z">
              <w:r>
                <w:rPr>
                  <w:rFonts w:ascii="Segoe UI Emoji" w:hAnsi="Segoe UI Emoji"/>
                  <w:sz w:val="24"/>
                  <w:szCs w:val="24"/>
                </w:rPr>
                <w:t>✓</w:t>
              </w:r>
            </w:ins>
          </w:p>
        </w:tc>
        <w:tc>
          <w:tcPr>
            <w:tcW w:w="1576" w:type="dxa"/>
          </w:tcPr>
          <w:p w14:paraId="462609B6" w14:textId="77777777" w:rsidR="00624CF6" w:rsidRPr="00236130" w:rsidRDefault="00624CF6" w:rsidP="00624CF6">
            <w:pPr>
              <w:jc w:val="center"/>
              <w:rPr>
                <w:ins w:id="254" w:author="Singh, Pranav" w:date="2022-11-02T15:25:00Z"/>
              </w:rPr>
            </w:pPr>
          </w:p>
        </w:tc>
        <w:tc>
          <w:tcPr>
            <w:tcW w:w="1251" w:type="dxa"/>
          </w:tcPr>
          <w:p w14:paraId="3C4F62A2" w14:textId="77777777" w:rsidR="00624CF6" w:rsidRPr="00102973" w:rsidRDefault="00624CF6" w:rsidP="00624CF6">
            <w:pPr>
              <w:jc w:val="center"/>
              <w:rPr>
                <w:ins w:id="255" w:author="Singh, Pranav" w:date="2022-11-02T15:25:00Z"/>
                <w:rFonts w:ascii="Segoe UI Emoji" w:hAnsi="Segoe UI Emoji"/>
              </w:rPr>
            </w:pPr>
          </w:p>
        </w:tc>
      </w:tr>
      <w:tr w:rsidR="00624CF6" w:rsidRPr="009B38E4" w14:paraId="4D202EC6" w14:textId="77777777" w:rsidTr="00624CF6">
        <w:trPr>
          <w:trHeight w:val="397"/>
        </w:trPr>
        <w:tc>
          <w:tcPr>
            <w:tcW w:w="3506" w:type="dxa"/>
          </w:tcPr>
          <w:p w14:paraId="3BB5F13B" w14:textId="77777777" w:rsidR="00624CF6" w:rsidRPr="009B38E4" w:rsidRDefault="00624CF6" w:rsidP="00624CF6">
            <w:pPr>
              <w:rPr>
                <w:sz w:val="24"/>
                <w:szCs w:val="24"/>
              </w:rPr>
            </w:pPr>
            <w:r>
              <w:rPr>
                <w:sz w:val="24"/>
                <w:szCs w:val="24"/>
              </w:rPr>
              <w:t>Enterprise Dashboard Medium</w:t>
            </w:r>
          </w:p>
        </w:tc>
        <w:tc>
          <w:tcPr>
            <w:tcW w:w="1567" w:type="dxa"/>
          </w:tcPr>
          <w:p w14:paraId="4DF4320F" w14:textId="77777777" w:rsidR="00624CF6" w:rsidRPr="00236130" w:rsidRDefault="00624CF6" w:rsidP="00624CF6">
            <w:pPr>
              <w:jc w:val="center"/>
              <w:rPr>
                <w:sz w:val="24"/>
                <w:szCs w:val="24"/>
              </w:rPr>
            </w:pPr>
            <w:r>
              <w:rPr>
                <w:rFonts w:ascii="Segoe UI Emoji" w:hAnsi="Segoe UI Emoji"/>
                <w:sz w:val="24"/>
                <w:szCs w:val="24"/>
              </w:rPr>
              <w:t>✓</w:t>
            </w:r>
          </w:p>
        </w:tc>
        <w:tc>
          <w:tcPr>
            <w:tcW w:w="1645" w:type="dxa"/>
          </w:tcPr>
          <w:p w14:paraId="2C314A2F" w14:textId="77777777" w:rsidR="00624CF6" w:rsidRPr="00236130" w:rsidRDefault="00624CF6" w:rsidP="00624CF6">
            <w:pPr>
              <w:jc w:val="center"/>
              <w:rPr>
                <w:sz w:val="24"/>
                <w:szCs w:val="24"/>
              </w:rPr>
            </w:pPr>
            <w:r w:rsidRPr="00F83798">
              <w:rPr>
                <w:rFonts w:ascii="Segoe UI Emoji" w:hAnsi="Segoe UI Emoji"/>
                <w:sz w:val="24"/>
                <w:szCs w:val="24"/>
              </w:rPr>
              <w:t>✓</w:t>
            </w:r>
          </w:p>
        </w:tc>
        <w:tc>
          <w:tcPr>
            <w:tcW w:w="1576" w:type="dxa"/>
          </w:tcPr>
          <w:p w14:paraId="79F7B3A7" w14:textId="77777777" w:rsidR="00624CF6" w:rsidRPr="00236130" w:rsidRDefault="00624CF6" w:rsidP="00624CF6">
            <w:pPr>
              <w:jc w:val="center"/>
              <w:rPr>
                <w:sz w:val="24"/>
                <w:szCs w:val="24"/>
              </w:rPr>
            </w:pPr>
          </w:p>
        </w:tc>
        <w:tc>
          <w:tcPr>
            <w:tcW w:w="1251" w:type="dxa"/>
          </w:tcPr>
          <w:p w14:paraId="2EB411EB" w14:textId="77777777" w:rsidR="00624CF6" w:rsidRPr="00102973" w:rsidRDefault="00624CF6" w:rsidP="00624CF6">
            <w:pPr>
              <w:jc w:val="center"/>
              <w:rPr>
                <w:rFonts w:ascii="Segoe UI Emoji" w:hAnsi="Segoe UI Emoji"/>
                <w:sz w:val="24"/>
                <w:szCs w:val="24"/>
              </w:rPr>
            </w:pPr>
          </w:p>
        </w:tc>
      </w:tr>
      <w:tr w:rsidR="00624CF6" w:rsidRPr="009B38E4" w14:paraId="126D2F7C" w14:textId="77777777" w:rsidTr="00624CF6">
        <w:trPr>
          <w:trHeight w:val="397"/>
        </w:trPr>
        <w:tc>
          <w:tcPr>
            <w:tcW w:w="3506" w:type="dxa"/>
          </w:tcPr>
          <w:p w14:paraId="66AF49EE" w14:textId="77777777" w:rsidR="00624CF6" w:rsidRPr="009B38E4" w:rsidRDefault="00624CF6" w:rsidP="00624CF6">
            <w:pPr>
              <w:rPr>
                <w:sz w:val="24"/>
                <w:szCs w:val="24"/>
              </w:rPr>
            </w:pPr>
            <w:r>
              <w:rPr>
                <w:sz w:val="24"/>
                <w:szCs w:val="24"/>
              </w:rPr>
              <w:t>Enterprise Dashboard Large</w:t>
            </w:r>
          </w:p>
        </w:tc>
        <w:tc>
          <w:tcPr>
            <w:tcW w:w="1567" w:type="dxa"/>
          </w:tcPr>
          <w:p w14:paraId="6DB40DCB" w14:textId="77777777" w:rsidR="00624CF6" w:rsidRPr="00236130" w:rsidRDefault="00624CF6" w:rsidP="00624CF6">
            <w:pPr>
              <w:jc w:val="center"/>
              <w:rPr>
                <w:sz w:val="24"/>
                <w:szCs w:val="24"/>
              </w:rPr>
            </w:pPr>
            <w:r>
              <w:rPr>
                <w:rFonts w:ascii="Segoe UI Emoji" w:hAnsi="Segoe UI Emoji"/>
                <w:sz w:val="24"/>
                <w:szCs w:val="24"/>
              </w:rPr>
              <w:t>✓</w:t>
            </w:r>
          </w:p>
        </w:tc>
        <w:tc>
          <w:tcPr>
            <w:tcW w:w="1645" w:type="dxa"/>
          </w:tcPr>
          <w:p w14:paraId="2F8218E3" w14:textId="77777777" w:rsidR="00624CF6" w:rsidRPr="00236130" w:rsidRDefault="00624CF6" w:rsidP="00624CF6">
            <w:pPr>
              <w:jc w:val="center"/>
              <w:rPr>
                <w:sz w:val="24"/>
                <w:szCs w:val="24"/>
              </w:rPr>
            </w:pPr>
            <w:r w:rsidRPr="00F83798">
              <w:rPr>
                <w:rFonts w:ascii="Segoe UI Emoji" w:hAnsi="Segoe UI Emoji"/>
                <w:sz w:val="24"/>
                <w:szCs w:val="24"/>
              </w:rPr>
              <w:t>✓</w:t>
            </w:r>
          </w:p>
        </w:tc>
        <w:tc>
          <w:tcPr>
            <w:tcW w:w="1576" w:type="dxa"/>
          </w:tcPr>
          <w:p w14:paraId="2D0184EC" w14:textId="77777777" w:rsidR="00624CF6" w:rsidRPr="00236130" w:rsidRDefault="00624CF6" w:rsidP="00624CF6">
            <w:pPr>
              <w:jc w:val="center"/>
              <w:rPr>
                <w:sz w:val="24"/>
                <w:szCs w:val="24"/>
              </w:rPr>
            </w:pPr>
            <w:r w:rsidRPr="00102973">
              <w:rPr>
                <w:rFonts w:ascii="Segoe UI Emoji" w:hAnsi="Segoe UI Emoji"/>
                <w:sz w:val="24"/>
                <w:szCs w:val="24"/>
              </w:rPr>
              <w:t>✓</w:t>
            </w:r>
          </w:p>
        </w:tc>
        <w:tc>
          <w:tcPr>
            <w:tcW w:w="1251" w:type="dxa"/>
          </w:tcPr>
          <w:p w14:paraId="2E551E03" w14:textId="77777777" w:rsidR="00624CF6" w:rsidRPr="00102973" w:rsidRDefault="00624CF6" w:rsidP="00624CF6">
            <w:pPr>
              <w:jc w:val="center"/>
              <w:rPr>
                <w:rFonts w:ascii="Segoe UI Emoji" w:hAnsi="Segoe UI Emoji"/>
                <w:sz w:val="24"/>
                <w:szCs w:val="24"/>
              </w:rPr>
            </w:pPr>
          </w:p>
        </w:tc>
      </w:tr>
      <w:tr w:rsidR="00624CF6" w:rsidRPr="009B38E4" w:rsidDel="00740E02" w14:paraId="703AD6D0" w14:textId="6E8833D4" w:rsidTr="00624CF6">
        <w:trPr>
          <w:trHeight w:val="397"/>
          <w:del w:id="256" w:author="Singh, Pranav" w:date="2022-11-02T15:30:00Z"/>
        </w:trPr>
        <w:tc>
          <w:tcPr>
            <w:tcW w:w="3506" w:type="dxa"/>
          </w:tcPr>
          <w:p w14:paraId="01C36C16" w14:textId="6F2A1ED5" w:rsidR="00624CF6" w:rsidRPr="009B38E4" w:rsidDel="00740E02" w:rsidRDefault="00624CF6" w:rsidP="00624CF6">
            <w:pPr>
              <w:rPr>
                <w:del w:id="257" w:author="Singh, Pranav" w:date="2022-11-02T15:30:00Z"/>
                <w:sz w:val="24"/>
                <w:szCs w:val="24"/>
              </w:rPr>
            </w:pPr>
            <w:commentRangeStart w:id="258"/>
            <w:del w:id="259" w:author="Singh, Pranav" w:date="2022-11-02T15:30:00Z">
              <w:r w:rsidDel="00740E02">
                <w:rPr>
                  <w:sz w:val="24"/>
                  <w:szCs w:val="24"/>
                </w:rPr>
                <w:delText>Enterprise</w:delText>
              </w:r>
              <w:commentRangeEnd w:id="258"/>
              <w:r w:rsidDel="00740E02">
                <w:rPr>
                  <w:rStyle w:val="CommentReference"/>
                  <w:rFonts w:ascii="Tele-GroteskNor" w:hAnsi="Tele-GroteskNor"/>
                  <w:color w:val="000000" w:themeColor="text1"/>
                  <w:lang w:val="en-US" w:bidi="ar-SA"/>
                </w:rPr>
                <w:commentReference w:id="258"/>
              </w:r>
              <w:r w:rsidDel="00740E02">
                <w:rPr>
                  <w:sz w:val="24"/>
                  <w:szCs w:val="24"/>
                </w:rPr>
                <w:delText xml:space="preserve"> Dashboard Extra Large</w:delText>
              </w:r>
            </w:del>
          </w:p>
        </w:tc>
        <w:tc>
          <w:tcPr>
            <w:tcW w:w="1567" w:type="dxa"/>
          </w:tcPr>
          <w:p w14:paraId="411638C5" w14:textId="674915FA" w:rsidR="00624CF6" w:rsidRPr="009B38E4" w:rsidDel="00740E02" w:rsidRDefault="00624CF6" w:rsidP="00624CF6">
            <w:pPr>
              <w:jc w:val="center"/>
              <w:rPr>
                <w:del w:id="260" w:author="Singh, Pranav" w:date="2022-11-02T15:30:00Z"/>
                <w:sz w:val="24"/>
                <w:szCs w:val="24"/>
              </w:rPr>
            </w:pPr>
            <w:del w:id="261" w:author="Singh, Pranav" w:date="2022-11-02T15:30:00Z">
              <w:r w:rsidDel="00740E02">
                <w:rPr>
                  <w:rFonts w:ascii="Segoe UI Emoji" w:hAnsi="Segoe UI Emoji"/>
                  <w:sz w:val="24"/>
                  <w:szCs w:val="24"/>
                </w:rPr>
                <w:delText>✓</w:delText>
              </w:r>
            </w:del>
          </w:p>
        </w:tc>
        <w:tc>
          <w:tcPr>
            <w:tcW w:w="1645" w:type="dxa"/>
          </w:tcPr>
          <w:p w14:paraId="0C8CC0ED" w14:textId="307CA089" w:rsidR="00624CF6" w:rsidRPr="00236130" w:rsidDel="00740E02" w:rsidRDefault="00624CF6" w:rsidP="00624CF6">
            <w:pPr>
              <w:jc w:val="center"/>
              <w:rPr>
                <w:del w:id="262" w:author="Singh, Pranav" w:date="2022-11-02T15:30:00Z"/>
                <w:sz w:val="24"/>
                <w:szCs w:val="24"/>
              </w:rPr>
            </w:pPr>
            <w:del w:id="263" w:author="Singh, Pranav" w:date="2022-11-02T15:30:00Z">
              <w:r w:rsidRPr="00F83798" w:rsidDel="00740E02">
                <w:rPr>
                  <w:rFonts w:ascii="Segoe UI Emoji" w:hAnsi="Segoe UI Emoji"/>
                  <w:sz w:val="24"/>
                  <w:szCs w:val="24"/>
                </w:rPr>
                <w:delText>✓</w:delText>
              </w:r>
            </w:del>
          </w:p>
        </w:tc>
        <w:tc>
          <w:tcPr>
            <w:tcW w:w="1576" w:type="dxa"/>
          </w:tcPr>
          <w:p w14:paraId="0ED20909" w14:textId="5DC3D96E" w:rsidR="00624CF6" w:rsidRPr="00236130" w:rsidDel="00740E02" w:rsidRDefault="00624CF6" w:rsidP="00624CF6">
            <w:pPr>
              <w:jc w:val="center"/>
              <w:rPr>
                <w:del w:id="264" w:author="Singh, Pranav" w:date="2022-11-02T15:30:00Z"/>
                <w:sz w:val="24"/>
                <w:szCs w:val="24"/>
              </w:rPr>
            </w:pPr>
            <w:del w:id="265" w:author="Singh, Pranav" w:date="2022-11-02T15:30:00Z">
              <w:r w:rsidRPr="00102973" w:rsidDel="00740E02">
                <w:rPr>
                  <w:rFonts w:ascii="Segoe UI Emoji" w:hAnsi="Segoe UI Emoji"/>
                  <w:sz w:val="24"/>
                  <w:szCs w:val="24"/>
                </w:rPr>
                <w:delText>✓</w:delText>
              </w:r>
            </w:del>
          </w:p>
        </w:tc>
        <w:tc>
          <w:tcPr>
            <w:tcW w:w="1251" w:type="dxa"/>
          </w:tcPr>
          <w:p w14:paraId="2AB155F1" w14:textId="3D7938E3" w:rsidR="00624CF6" w:rsidRPr="00102973" w:rsidDel="00740E02" w:rsidRDefault="00624CF6" w:rsidP="00624CF6">
            <w:pPr>
              <w:jc w:val="center"/>
              <w:rPr>
                <w:del w:id="266" w:author="Singh, Pranav" w:date="2022-11-02T15:30:00Z"/>
                <w:rFonts w:ascii="Segoe UI Emoji" w:hAnsi="Segoe UI Emoji"/>
                <w:sz w:val="24"/>
                <w:szCs w:val="24"/>
              </w:rPr>
            </w:pPr>
            <w:del w:id="267" w:author="Singh, Pranav" w:date="2022-11-02T15:30:00Z">
              <w:r w:rsidRPr="00102973" w:rsidDel="00740E02">
                <w:rPr>
                  <w:rFonts w:ascii="Segoe UI Emoji" w:hAnsi="Segoe UI Emoji"/>
                  <w:sz w:val="24"/>
                  <w:szCs w:val="24"/>
                </w:rPr>
                <w:delText>✓</w:delText>
              </w:r>
            </w:del>
          </w:p>
        </w:tc>
      </w:tr>
    </w:tbl>
    <w:p w14:paraId="7E79A6EA" w14:textId="09B9AF24" w:rsidR="004E48A9" w:rsidRDefault="004E48A9" w:rsidP="0074276C">
      <w:pPr>
        <w:pStyle w:val="Flietext"/>
      </w:pPr>
    </w:p>
    <w:p w14:paraId="33809B4C" w14:textId="36D3436F" w:rsidR="00FF3155" w:rsidRDefault="00FF3155" w:rsidP="0074276C">
      <w:pPr>
        <w:pStyle w:val="Flietext"/>
      </w:pPr>
      <w:r>
        <w:t>The product feature “</w:t>
      </w:r>
      <w:r w:rsidRPr="00B74B53">
        <w:rPr>
          <w:b/>
        </w:rPr>
        <w:t>API access</w:t>
      </w:r>
      <w:r>
        <w:t>” gives you access to all API calls described in chapter “API”.</w:t>
      </w:r>
    </w:p>
    <w:p w14:paraId="61CEC034" w14:textId="0DB1D704" w:rsidR="00FF3155" w:rsidRDefault="00FF3155" w:rsidP="0074276C">
      <w:pPr>
        <w:pStyle w:val="Flietext"/>
      </w:pPr>
    </w:p>
    <w:p w14:paraId="7A9268AD" w14:textId="096814C0" w:rsidR="00FF3155" w:rsidRDefault="00FF3155" w:rsidP="0074276C">
      <w:pPr>
        <w:pStyle w:val="Flietext"/>
      </w:pPr>
      <w:r>
        <w:t>The product feature “</w:t>
      </w:r>
      <w:r w:rsidRPr="00B74B53">
        <w:rPr>
          <w:b/>
        </w:rPr>
        <w:t>Dashboard Self Service</w:t>
      </w:r>
      <w:r>
        <w:t>” gives you the option to create “</w:t>
      </w:r>
      <w:r w:rsidR="00F4041C">
        <w:t>A</w:t>
      </w:r>
      <w:r>
        <w:t>dmin” or “</w:t>
      </w:r>
      <w:r w:rsidR="00F4041C">
        <w:t>E</w:t>
      </w:r>
      <w:r>
        <w:t>ditor” users, which are allowed to create dashboards, widgets, alerts</w:t>
      </w:r>
      <w:r w:rsidR="00204D68">
        <w:t>,</w:t>
      </w:r>
      <w:r>
        <w:t xml:space="preserve"> or users by themselves.</w:t>
      </w:r>
      <w:r w:rsidR="00C20551">
        <w:t xml:space="preserve"> Some examples are described in the Chapter “How to”</w:t>
      </w:r>
      <w:r w:rsidR="00DE1A96">
        <w:t>.</w:t>
      </w:r>
    </w:p>
    <w:p w14:paraId="6261D675" w14:textId="0DBFBCF4" w:rsidR="00FF3155" w:rsidRDefault="00FF3155" w:rsidP="0074276C">
      <w:pPr>
        <w:pStyle w:val="Flietext"/>
      </w:pPr>
    </w:p>
    <w:p w14:paraId="0FC085EE" w14:textId="498949DC" w:rsidR="00FF3155" w:rsidRDefault="00FF3155" w:rsidP="0074276C">
      <w:pPr>
        <w:pStyle w:val="Flietext"/>
      </w:pPr>
      <w:r>
        <w:t>The product feature “</w:t>
      </w:r>
      <w:r w:rsidRPr="00B74B53">
        <w:rPr>
          <w:b/>
        </w:rPr>
        <w:t>Multi</w:t>
      </w:r>
      <w:r w:rsidR="00204D68">
        <w:rPr>
          <w:b/>
        </w:rPr>
        <w:t>-</w:t>
      </w:r>
      <w:r w:rsidRPr="00B74B53">
        <w:rPr>
          <w:b/>
        </w:rPr>
        <w:t>Tenant</w:t>
      </w:r>
      <w:r>
        <w:t xml:space="preserve">” gives you access </w:t>
      </w:r>
      <w:r w:rsidR="00DE1A96">
        <w:t xml:space="preserve">to </w:t>
      </w:r>
      <w:r>
        <w:t xml:space="preserve">a global </w:t>
      </w:r>
      <w:r w:rsidR="00DE1A96">
        <w:t>dashboard, which aggregates all spendings across several tenants</w:t>
      </w:r>
      <w:r>
        <w:t xml:space="preserve">. This allows you </w:t>
      </w:r>
      <w:r w:rsidR="00A7147E">
        <w:t>to manage your business on a bigger scale.</w:t>
      </w:r>
    </w:p>
    <w:p w14:paraId="15298896" w14:textId="0EBBA679" w:rsidR="000D6554" w:rsidRDefault="000D6554" w:rsidP="0074276C">
      <w:pPr>
        <w:pStyle w:val="Flietext"/>
      </w:pPr>
      <w:r>
        <w:rPr>
          <w:noProof/>
          <w:lang w:val="hu-HU" w:eastAsia="hu-HU"/>
        </w:rPr>
        <w:drawing>
          <wp:inline distT="0" distB="0" distL="0" distR="0" wp14:anchorId="4FEE16EB" wp14:editId="6231EE49">
            <wp:extent cx="5664200" cy="2759634"/>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5904" cy="2770208"/>
                    </a:xfrm>
                    <a:prstGeom prst="rect">
                      <a:avLst/>
                    </a:prstGeom>
                  </pic:spPr>
                </pic:pic>
              </a:graphicData>
            </a:graphic>
          </wp:inline>
        </w:drawing>
      </w:r>
    </w:p>
    <w:p w14:paraId="467C3459" w14:textId="35DD8BBA" w:rsidR="00A7147E" w:rsidRDefault="000D6554" w:rsidP="0074276C">
      <w:pPr>
        <w:pStyle w:val="Flietext"/>
      </w:pPr>
      <w:r>
        <w:lastRenderedPageBreak/>
        <w:t xml:space="preserve">In a scenario like </w:t>
      </w:r>
      <w:r w:rsidR="00204D68">
        <w:t xml:space="preserve">the </w:t>
      </w:r>
      <w:r>
        <w:t>above, it gets very hard for User A to compare data from multiple tenants. Each of his tenant</w:t>
      </w:r>
      <w:r w:rsidR="00204D68">
        <w:t>s</w:t>
      </w:r>
      <w:r>
        <w:t xml:space="preserve"> has only access to the data of the own tenant. To compare </w:t>
      </w:r>
      <w:proofErr w:type="gramStart"/>
      <w:r>
        <w:t>data</w:t>
      </w:r>
      <w:proofErr w:type="gramEnd"/>
      <w:r>
        <w:t xml:space="preserve"> he needs a global dashboard, which allows him to access and compare data of all tenants in one organization. Also from a financial perspective</w:t>
      </w:r>
      <w:r w:rsidR="00204D68">
        <w:t>,</w:t>
      </w:r>
      <w:r>
        <w:t xml:space="preserve"> it’s recommended to consume Enterprise Dashboard Large instead of multiple Enterprise Dashboard Medium.</w:t>
      </w:r>
    </w:p>
    <w:p w14:paraId="75B53430" w14:textId="77777777" w:rsidR="000D6554" w:rsidRDefault="000D6554" w:rsidP="0074276C">
      <w:pPr>
        <w:pStyle w:val="Flietext"/>
      </w:pPr>
    </w:p>
    <w:p w14:paraId="7B0870CE" w14:textId="2812D1FD" w:rsidR="00523C5C" w:rsidRDefault="00A7147E" w:rsidP="0074276C">
      <w:pPr>
        <w:pStyle w:val="Flietext"/>
      </w:pPr>
      <w:r>
        <w:t>The product feature “</w:t>
      </w:r>
      <w:r w:rsidRPr="00B74B53">
        <w:rPr>
          <w:b/>
        </w:rPr>
        <w:t>Organizations Management</w:t>
      </w:r>
      <w:r>
        <w:t>” helps you to easily manage access to your dashboards and data.</w:t>
      </w:r>
      <w:r w:rsidR="00AB4BCF">
        <w:t xml:space="preserve"> It allows you to split your payer account (</w:t>
      </w:r>
      <w:commentRangeStart w:id="268"/>
      <w:commentRangeStart w:id="269"/>
      <w:r w:rsidR="00AB4BCF">
        <w:t xml:space="preserve">see </w:t>
      </w:r>
      <w:hyperlink w:anchor="_Organization" w:history="1">
        <w:r w:rsidR="00AB4BCF" w:rsidRPr="003F1D15">
          <w:rPr>
            <w:rStyle w:val="Hyperlink"/>
          </w:rPr>
          <w:t>chapter 2.4</w:t>
        </w:r>
        <w:commentRangeEnd w:id="268"/>
        <w:r w:rsidR="00EC2191" w:rsidRPr="003F1D15">
          <w:rPr>
            <w:rStyle w:val="Hyperlink"/>
            <w:rFonts w:ascii="Tele-GroteskNor" w:hAnsi="Tele-GroteskNor"/>
            <w:sz w:val="16"/>
            <w:szCs w:val="16"/>
          </w:rPr>
          <w:commentReference w:id="268"/>
        </w:r>
        <w:commentRangeEnd w:id="269"/>
        <w:r w:rsidR="003F1D15">
          <w:rPr>
            <w:rStyle w:val="CommentReference"/>
            <w:rFonts w:ascii="Tele-GroteskNor" w:hAnsi="Tele-GroteskNor"/>
          </w:rPr>
          <w:commentReference w:id="269"/>
        </w:r>
      </w:hyperlink>
      <w:r w:rsidR="00AB4BCF">
        <w:t>) into smaller parts with separate global dashboards. This allows you to move certain tenants into a new completely separated organization with new users, user</w:t>
      </w:r>
      <w:r w:rsidR="00204D68">
        <w:t xml:space="preserve"> </w:t>
      </w:r>
      <w:r w:rsidR="00AB4BCF">
        <w:t>groups</w:t>
      </w:r>
      <w:r w:rsidR="00204D68">
        <w:t>,</w:t>
      </w:r>
      <w:r w:rsidR="00AB4BCF">
        <w:t xml:space="preserve"> and dashboards.</w:t>
      </w:r>
    </w:p>
    <w:p w14:paraId="368AE060" w14:textId="77777777" w:rsidR="00523C5C" w:rsidRDefault="00523C5C" w:rsidP="0074276C">
      <w:pPr>
        <w:pStyle w:val="Flietext"/>
      </w:pPr>
    </w:p>
    <w:p w14:paraId="5E3F2FA8" w14:textId="77777777" w:rsidR="00523C5C" w:rsidRDefault="00523C5C" w:rsidP="0074276C">
      <w:pPr>
        <w:pStyle w:val="Flietext"/>
      </w:pPr>
      <w:r>
        <w:rPr>
          <w:noProof/>
          <w:lang w:val="hu-HU" w:eastAsia="hu-HU"/>
        </w:rPr>
        <w:drawing>
          <wp:inline distT="0" distB="0" distL="0" distR="0" wp14:anchorId="7EF76E24" wp14:editId="6BC7EF5C">
            <wp:extent cx="6120512" cy="212725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2077" cy="2134745"/>
                    </a:xfrm>
                    <a:prstGeom prst="rect">
                      <a:avLst/>
                    </a:prstGeom>
                  </pic:spPr>
                </pic:pic>
              </a:graphicData>
            </a:graphic>
          </wp:inline>
        </w:drawing>
      </w:r>
    </w:p>
    <w:p w14:paraId="6E7BDDE3" w14:textId="77777777" w:rsidR="000D6554" w:rsidRDefault="000D6554" w:rsidP="0074276C">
      <w:pPr>
        <w:pStyle w:val="Flietext"/>
      </w:pPr>
    </w:p>
    <w:p w14:paraId="7171FC9B" w14:textId="491F9304" w:rsidR="00A7147E" w:rsidRDefault="00AB4BCF" w:rsidP="0074276C">
      <w:pPr>
        <w:pStyle w:val="Flietext"/>
      </w:pPr>
      <w:r>
        <w:t xml:space="preserve">In a scenario like </w:t>
      </w:r>
      <w:r w:rsidR="00523C5C">
        <w:t>above</w:t>
      </w:r>
      <w:r>
        <w:t>, where User B is not allowed to access certain tenants, you can separate those tenants and give User B access to that organization and therefor</w:t>
      </w:r>
      <w:r w:rsidR="00204D68">
        <w:t>e</w:t>
      </w:r>
      <w:r>
        <w:t xml:space="preserve"> access to the global dashboard</w:t>
      </w:r>
      <w:r w:rsidR="00523C5C">
        <w:t>.</w:t>
      </w:r>
    </w:p>
    <w:p w14:paraId="4ED03784" w14:textId="5B57E4EE" w:rsidR="00C02B26" w:rsidRDefault="00C02B26" w:rsidP="00C02B26">
      <w:pPr>
        <w:pStyle w:val="Heading2"/>
        <w:rPr>
          <w:lang w:val="fr-FR"/>
        </w:rPr>
      </w:pPr>
      <w:bookmarkStart w:id="270" w:name="_Toc31964909"/>
      <w:bookmarkStart w:id="271" w:name="_Toc124349959"/>
      <w:r>
        <w:rPr>
          <w:lang w:val="fr-FR"/>
        </w:rPr>
        <w:t>User</w:t>
      </w:r>
      <w:r w:rsidR="00204D68">
        <w:rPr>
          <w:lang w:val="fr-FR"/>
        </w:rPr>
        <w:t xml:space="preserve"> </w:t>
      </w:r>
      <w:r>
        <w:rPr>
          <w:lang w:val="fr-FR"/>
        </w:rPr>
        <w:t>management</w:t>
      </w:r>
      <w:bookmarkEnd w:id="270"/>
      <w:bookmarkEnd w:id="271"/>
    </w:p>
    <w:p w14:paraId="677C84C7" w14:textId="396E3424" w:rsidR="00B74B53" w:rsidRDefault="003F1D15" w:rsidP="00C02B26">
      <w:r>
        <w:t xml:space="preserve">After booking Enterprise Dashboard </w:t>
      </w:r>
      <w:commentRangeStart w:id="272"/>
      <w:commentRangeStart w:id="273"/>
      <w:r w:rsidR="00F94F12">
        <w:t>Open Telekom Cloud</w:t>
      </w:r>
      <w:r w:rsidR="00242216" w:rsidRPr="00242216">
        <w:t xml:space="preserve"> will provide you a</w:t>
      </w:r>
      <w:r w:rsidR="00242216">
        <w:t xml:space="preserve">n </w:t>
      </w:r>
      <w:r w:rsidR="0097037B">
        <w:t>admin</w:t>
      </w:r>
      <w:r w:rsidR="00242216">
        <w:t xml:space="preserve"> account for your organization</w:t>
      </w:r>
      <w:commentRangeEnd w:id="272"/>
      <w:r w:rsidR="007927FA">
        <w:rPr>
          <w:rStyle w:val="CommentReference"/>
          <w:rFonts w:ascii="Tele-GroteskNor" w:hAnsi="Tele-GroteskNor"/>
        </w:rPr>
        <w:commentReference w:id="272"/>
      </w:r>
      <w:commentRangeEnd w:id="273"/>
      <w:r w:rsidR="00A51A5E">
        <w:rPr>
          <w:rStyle w:val="CommentReference"/>
          <w:rFonts w:ascii="Tele-GroteskNor" w:hAnsi="Tele-GroteskNor"/>
        </w:rPr>
        <w:commentReference w:id="273"/>
      </w:r>
      <w:r w:rsidR="00242216">
        <w:t xml:space="preserve">. An organization contains all </w:t>
      </w:r>
      <w:r w:rsidR="00A51A5E">
        <w:t>contracts</w:t>
      </w:r>
      <w:r w:rsidR="00242216">
        <w:t xml:space="preserve"> </w:t>
      </w:r>
      <w:r w:rsidR="00A51A5E">
        <w:t>owned</w:t>
      </w:r>
      <w:r w:rsidR="00242216">
        <w:t xml:space="preserve"> by your company.</w:t>
      </w:r>
      <w:r w:rsidR="0097037B">
        <w:t xml:space="preserve"> With this </w:t>
      </w:r>
      <w:r w:rsidR="00907730">
        <w:t>admin account</w:t>
      </w:r>
      <w:r w:rsidR="00204D68">
        <w:t>,</w:t>
      </w:r>
      <w:r w:rsidR="0097037B">
        <w:t xml:space="preserve"> you can set</w:t>
      </w:r>
      <w:r w:rsidR="00204D68">
        <w:t xml:space="preserve"> </w:t>
      </w:r>
      <w:r w:rsidR="0097037B">
        <w:t>up</w:t>
      </w:r>
      <w:r w:rsidR="00CB7F77">
        <w:t xml:space="preserve"> (invite)</w:t>
      </w:r>
      <w:r w:rsidR="0097037B">
        <w:t xml:space="preserve"> additional users for either your complete organization</w:t>
      </w:r>
      <w:r w:rsidR="00A51A5E">
        <w:t>, a global view,</w:t>
      </w:r>
      <w:r w:rsidR="0097037B">
        <w:t xml:space="preserve"> or certain tenant</w:t>
      </w:r>
      <w:r w:rsidR="00A51A5E">
        <w:t>s, a tenant view</w:t>
      </w:r>
      <w:r w:rsidR="0097037B">
        <w:t>.</w:t>
      </w:r>
      <w:r w:rsidR="00CB7F77">
        <w:t xml:space="preserve"> Be aware that the invitation will be valid for 30 day</w:t>
      </w:r>
      <w:r w:rsidR="00A04A4E">
        <w:t>s</w:t>
      </w:r>
      <w:r w:rsidR="00CB7F77">
        <w:t xml:space="preserve"> before expiring.</w:t>
      </w:r>
      <w:r w:rsidR="00DF3CF4">
        <w:t xml:space="preserve"> </w:t>
      </w:r>
      <w:r w:rsidR="00965020">
        <w:t>The in</w:t>
      </w:r>
      <w:r w:rsidR="00204D68">
        <w:t>i</w:t>
      </w:r>
      <w:r w:rsidR="00965020">
        <w:t>tial admin account will be created in each organization that represents your company.</w:t>
      </w:r>
      <w:r w:rsidR="00BB5462">
        <w:t xml:space="preserve"> You will find more information about </w:t>
      </w:r>
      <w:r w:rsidR="00204D68">
        <w:t xml:space="preserve">the </w:t>
      </w:r>
      <w:r w:rsidR="00BB5462">
        <w:t xml:space="preserve">organization and how they are </w:t>
      </w:r>
      <w:r w:rsidR="00907730">
        <w:t xml:space="preserve">utilized in Enterprise </w:t>
      </w:r>
      <w:r w:rsidR="00F94F12">
        <w:t>D</w:t>
      </w:r>
      <w:r w:rsidR="00907730">
        <w:t>ashboard</w:t>
      </w:r>
      <w:r w:rsidR="00BB5462">
        <w:t xml:space="preserve"> in the next chapter.</w:t>
      </w:r>
    </w:p>
    <w:p w14:paraId="1FAE9BE2" w14:textId="77777777" w:rsidR="00CB7F77" w:rsidRDefault="00CB7F77">
      <w:pPr>
        <w:spacing w:line="250" w:lineRule="auto"/>
      </w:pPr>
    </w:p>
    <w:p w14:paraId="64B2E1A0" w14:textId="6580F7C8" w:rsidR="00B74B53" w:rsidRDefault="00B74B53">
      <w:pPr>
        <w:spacing w:line="250" w:lineRule="auto"/>
      </w:pPr>
      <w:r>
        <w:br w:type="page"/>
      </w:r>
    </w:p>
    <w:p w14:paraId="3FC09714" w14:textId="34C439E2" w:rsidR="00DF3CF4" w:rsidRDefault="00DF3CF4" w:rsidP="00C02B26">
      <w:commentRangeStart w:id="274"/>
      <w:commentRangeStart w:id="275"/>
      <w:r>
        <w:lastRenderedPageBreak/>
        <w:t>The following user groups</w:t>
      </w:r>
      <w:r w:rsidR="000148BB">
        <w:t xml:space="preserve"> </w:t>
      </w:r>
      <w:r>
        <w:t>are available</w:t>
      </w:r>
      <w:r w:rsidR="000148BB">
        <w:t xml:space="preserve"> in an organization</w:t>
      </w:r>
      <w:r>
        <w:t>:</w:t>
      </w:r>
      <w:commentRangeEnd w:id="274"/>
      <w:r w:rsidR="007927FA">
        <w:rPr>
          <w:rStyle w:val="CommentReference"/>
          <w:rFonts w:ascii="Tele-GroteskNor" w:hAnsi="Tele-GroteskNor"/>
        </w:rPr>
        <w:commentReference w:id="274"/>
      </w:r>
      <w:commentRangeEnd w:id="275"/>
      <w:r w:rsidR="00A576B5">
        <w:rPr>
          <w:rStyle w:val="CommentReference"/>
          <w:rFonts w:ascii="Tele-GroteskNor" w:hAnsi="Tele-GroteskNor"/>
        </w:rPr>
        <w:commentReference w:id="275"/>
      </w:r>
    </w:p>
    <w:p w14:paraId="5E248053" w14:textId="395BD60E" w:rsidR="00DF3CF4" w:rsidRDefault="00DF3CF4" w:rsidP="00C02B26"/>
    <w:tbl>
      <w:tblPr>
        <w:tblStyle w:val="Tabellengitternetz2"/>
        <w:tblW w:w="0" w:type="auto"/>
        <w:tblLook w:val="04A0" w:firstRow="1" w:lastRow="0" w:firstColumn="1" w:lastColumn="0" w:noHBand="0" w:noVBand="1"/>
      </w:tblPr>
      <w:tblGrid>
        <w:gridCol w:w="4765"/>
        <w:gridCol w:w="4765"/>
      </w:tblGrid>
      <w:tr w:rsidR="00DF3CF4" w14:paraId="60E521AF" w14:textId="77777777" w:rsidTr="004E48A9">
        <w:trPr>
          <w:cnfStyle w:val="100000000000" w:firstRow="1" w:lastRow="0" w:firstColumn="0" w:lastColumn="0" w:oddVBand="0" w:evenVBand="0" w:oddHBand="0" w:evenHBand="0" w:firstRowFirstColumn="0" w:firstRowLastColumn="0" w:lastRowFirstColumn="0" w:lastRowLastColumn="0"/>
        </w:trPr>
        <w:tc>
          <w:tcPr>
            <w:tcW w:w="4768" w:type="dxa"/>
          </w:tcPr>
          <w:p w14:paraId="297C9430" w14:textId="767227DB" w:rsidR="00DF3CF4" w:rsidRDefault="00DF3CF4" w:rsidP="00C02B26">
            <w:r>
              <w:t xml:space="preserve">Usergroup </w:t>
            </w:r>
            <w:proofErr w:type="spellStart"/>
            <w:r>
              <w:t>name</w:t>
            </w:r>
            <w:proofErr w:type="spellEnd"/>
          </w:p>
        </w:tc>
        <w:tc>
          <w:tcPr>
            <w:tcW w:w="4768" w:type="dxa"/>
          </w:tcPr>
          <w:p w14:paraId="2B4DC0AB" w14:textId="1CFDA57B" w:rsidR="00DF3CF4" w:rsidRDefault="00DF3CF4" w:rsidP="00DF3CF4">
            <w:r>
              <w:t xml:space="preserve">Usergroup </w:t>
            </w:r>
            <w:proofErr w:type="spellStart"/>
            <w:r>
              <w:t>permissions</w:t>
            </w:r>
            <w:proofErr w:type="spellEnd"/>
            <w:r>
              <w:t xml:space="preserve"> </w:t>
            </w:r>
          </w:p>
        </w:tc>
      </w:tr>
      <w:tr w:rsidR="00DF3CF4" w14:paraId="711C0BB5" w14:textId="77777777" w:rsidTr="004E48A9">
        <w:tc>
          <w:tcPr>
            <w:tcW w:w="4768" w:type="dxa"/>
          </w:tcPr>
          <w:p w14:paraId="514A0DF1" w14:textId="070BA22C" w:rsidR="00DF3CF4" w:rsidRPr="00C25DFB" w:rsidRDefault="00DF3CF4" w:rsidP="00C02B26">
            <w:pPr>
              <w:rPr>
                <w:b/>
              </w:rPr>
            </w:pPr>
            <w:r w:rsidRPr="00C25DFB">
              <w:t>Admin</w:t>
            </w:r>
          </w:p>
        </w:tc>
        <w:tc>
          <w:tcPr>
            <w:tcW w:w="4768" w:type="dxa"/>
          </w:tcPr>
          <w:p w14:paraId="2A1FCF8E" w14:textId="77777777" w:rsidR="00DF3CF4" w:rsidRDefault="00DF3CF4" w:rsidP="00DF3CF4">
            <w:r w:rsidRPr="0039535F">
              <w:rPr>
                <w:lang w:val="en-US"/>
              </w:rPr>
              <w:t xml:space="preserve">Can do everything scoped to the organization. </w:t>
            </w:r>
            <w:proofErr w:type="spellStart"/>
            <w:r>
              <w:t>For</w:t>
            </w:r>
            <w:proofErr w:type="spellEnd"/>
            <w:r>
              <w:t xml:space="preserve"> </w:t>
            </w:r>
            <w:proofErr w:type="spellStart"/>
            <w:r>
              <w:t>example</w:t>
            </w:r>
            <w:proofErr w:type="spellEnd"/>
            <w:r>
              <w:t>:</w:t>
            </w:r>
          </w:p>
          <w:p w14:paraId="216A52DB" w14:textId="77777777" w:rsidR="00DF3CF4" w:rsidRDefault="00DF3CF4" w:rsidP="00DF3CF4"/>
          <w:p w14:paraId="06F94DFD" w14:textId="77777777" w:rsidR="00DF3CF4" w:rsidRPr="00F94F12" w:rsidRDefault="00DF3CF4" w:rsidP="004909A2">
            <w:pPr>
              <w:pStyle w:val="ListParagraph"/>
              <w:numPr>
                <w:ilvl w:val="0"/>
                <w:numId w:val="9"/>
              </w:numPr>
              <w:rPr>
                <w:sz w:val="20"/>
              </w:rPr>
            </w:pPr>
            <w:r w:rsidRPr="00F94F12">
              <w:rPr>
                <w:sz w:val="20"/>
              </w:rPr>
              <w:t xml:space="preserve">Add &amp; Edit </w:t>
            </w:r>
            <w:proofErr w:type="spellStart"/>
            <w:r w:rsidRPr="00F94F12">
              <w:rPr>
                <w:sz w:val="20"/>
              </w:rPr>
              <w:t>data</w:t>
            </w:r>
            <w:proofErr w:type="spellEnd"/>
            <w:r w:rsidRPr="00F94F12">
              <w:rPr>
                <w:sz w:val="20"/>
              </w:rPr>
              <w:t xml:space="preserve"> </w:t>
            </w:r>
            <w:proofErr w:type="spellStart"/>
            <w:r w:rsidRPr="00F94F12">
              <w:rPr>
                <w:sz w:val="20"/>
              </w:rPr>
              <w:t>sources</w:t>
            </w:r>
            <w:proofErr w:type="spellEnd"/>
            <w:r w:rsidRPr="00F94F12">
              <w:rPr>
                <w:sz w:val="20"/>
              </w:rPr>
              <w:t>.</w:t>
            </w:r>
          </w:p>
          <w:p w14:paraId="25319FC1" w14:textId="77777777" w:rsidR="00DF3CF4" w:rsidRPr="00F94F12" w:rsidRDefault="00DF3CF4" w:rsidP="004909A2">
            <w:pPr>
              <w:pStyle w:val="ListParagraph"/>
              <w:numPr>
                <w:ilvl w:val="0"/>
                <w:numId w:val="9"/>
              </w:numPr>
              <w:rPr>
                <w:sz w:val="20"/>
                <w:lang w:val="en-US"/>
              </w:rPr>
            </w:pPr>
            <w:r w:rsidRPr="00F94F12">
              <w:rPr>
                <w:sz w:val="20"/>
                <w:lang w:val="en-US"/>
              </w:rPr>
              <w:t>Add &amp; Edit organization users &amp; teams.</w:t>
            </w:r>
          </w:p>
          <w:p w14:paraId="2105A873" w14:textId="22E13D59" w:rsidR="00DF3CF4" w:rsidRPr="0036286A" w:rsidRDefault="00D51B78" w:rsidP="004909A2">
            <w:pPr>
              <w:pStyle w:val="ListParagraph"/>
              <w:numPr>
                <w:ilvl w:val="0"/>
                <w:numId w:val="9"/>
              </w:numPr>
              <w:rPr>
                <w:sz w:val="20"/>
                <w:lang w:val="en-US"/>
              </w:rPr>
            </w:pPr>
            <w:r>
              <w:rPr>
                <w:sz w:val="20"/>
                <w:lang w:val="en-US"/>
              </w:rPr>
              <w:t>Create API Keys</w:t>
            </w:r>
          </w:p>
        </w:tc>
      </w:tr>
      <w:tr w:rsidR="00DF3CF4" w14:paraId="3FDB3F19" w14:textId="77777777" w:rsidTr="004E48A9">
        <w:tc>
          <w:tcPr>
            <w:tcW w:w="4768" w:type="dxa"/>
          </w:tcPr>
          <w:p w14:paraId="5BFA06FA" w14:textId="251DBD6E" w:rsidR="00DF3CF4" w:rsidRPr="00C25DFB" w:rsidRDefault="00DF3CF4" w:rsidP="00C02B26">
            <w:pPr>
              <w:rPr>
                <w:b/>
              </w:rPr>
            </w:pPr>
            <w:r w:rsidRPr="00C25DFB">
              <w:t>Editor</w:t>
            </w:r>
          </w:p>
        </w:tc>
        <w:tc>
          <w:tcPr>
            <w:tcW w:w="4768" w:type="dxa"/>
          </w:tcPr>
          <w:p w14:paraId="1B1E1766" w14:textId="77777777" w:rsidR="00DF3CF4" w:rsidRPr="00F94F12" w:rsidRDefault="00DF3CF4" w:rsidP="004909A2">
            <w:pPr>
              <w:pStyle w:val="ListParagraph"/>
              <w:numPr>
                <w:ilvl w:val="0"/>
                <w:numId w:val="10"/>
              </w:numPr>
              <w:rPr>
                <w:sz w:val="20"/>
                <w:lang w:val="en-US"/>
              </w:rPr>
            </w:pPr>
            <w:r w:rsidRPr="00F94F12">
              <w:rPr>
                <w:sz w:val="20"/>
                <w:lang w:val="en-US"/>
              </w:rPr>
              <w:t>Can create and modify dashboards &amp; alert rules. This can be disabled on specific folders and dashboards.</w:t>
            </w:r>
          </w:p>
          <w:p w14:paraId="21EA9823" w14:textId="6C746BD5" w:rsidR="00DF3CF4" w:rsidRPr="0036286A" w:rsidRDefault="00DF3CF4" w:rsidP="004909A2">
            <w:pPr>
              <w:pStyle w:val="ListParagraph"/>
              <w:numPr>
                <w:ilvl w:val="0"/>
                <w:numId w:val="10"/>
              </w:numPr>
              <w:rPr>
                <w:sz w:val="20"/>
                <w:lang w:val="en-US"/>
              </w:rPr>
            </w:pPr>
            <w:r w:rsidRPr="00F94F12">
              <w:rPr>
                <w:sz w:val="20"/>
                <w:lang w:val="en-US"/>
              </w:rPr>
              <w:t>Cannot create or edit data sources nor invite new users.</w:t>
            </w:r>
          </w:p>
        </w:tc>
      </w:tr>
      <w:tr w:rsidR="00DF3CF4" w14:paraId="78F9BF20" w14:textId="77777777" w:rsidTr="004E48A9">
        <w:tc>
          <w:tcPr>
            <w:tcW w:w="4768" w:type="dxa"/>
          </w:tcPr>
          <w:p w14:paraId="59106764" w14:textId="7CDE9C26" w:rsidR="00DF3CF4" w:rsidRPr="00C25DFB" w:rsidRDefault="00DF3CF4" w:rsidP="00C02B26">
            <w:pPr>
              <w:rPr>
                <w:b/>
              </w:rPr>
            </w:pPr>
            <w:r w:rsidRPr="00C25DFB">
              <w:t>Viewer</w:t>
            </w:r>
          </w:p>
        </w:tc>
        <w:tc>
          <w:tcPr>
            <w:tcW w:w="4768" w:type="dxa"/>
          </w:tcPr>
          <w:p w14:paraId="1C4BC3A4" w14:textId="77777777" w:rsidR="00DF3CF4" w:rsidRPr="00F94F12" w:rsidRDefault="00DF3CF4" w:rsidP="004909A2">
            <w:pPr>
              <w:pStyle w:val="ListParagraph"/>
              <w:numPr>
                <w:ilvl w:val="0"/>
                <w:numId w:val="11"/>
              </w:numPr>
              <w:rPr>
                <w:sz w:val="20"/>
                <w:lang w:val="en-US"/>
              </w:rPr>
            </w:pPr>
            <w:r w:rsidRPr="00F94F12">
              <w:rPr>
                <w:sz w:val="20"/>
                <w:lang w:val="en-US"/>
              </w:rPr>
              <w:t>View any dashboard. This can be disabled on specific folders and dashboards.</w:t>
            </w:r>
          </w:p>
          <w:p w14:paraId="655B41D7" w14:textId="219D2267" w:rsidR="00DF3CF4" w:rsidRPr="0036286A" w:rsidRDefault="00DF3CF4" w:rsidP="004909A2">
            <w:pPr>
              <w:pStyle w:val="ListParagraph"/>
              <w:numPr>
                <w:ilvl w:val="0"/>
                <w:numId w:val="11"/>
              </w:numPr>
              <w:rPr>
                <w:sz w:val="20"/>
                <w:lang w:val="en-US"/>
              </w:rPr>
            </w:pPr>
            <w:r w:rsidRPr="00F94F12">
              <w:rPr>
                <w:sz w:val="20"/>
                <w:lang w:val="en-US"/>
              </w:rPr>
              <w:t>Cannot create or edit dashboards nor data sources.</w:t>
            </w:r>
          </w:p>
        </w:tc>
      </w:tr>
    </w:tbl>
    <w:p w14:paraId="6082FF24" w14:textId="44249ED2" w:rsidR="00A51A5E" w:rsidRDefault="00A51A5E" w:rsidP="00A51A5E">
      <w:pPr>
        <w:pStyle w:val="Flietext"/>
      </w:pPr>
      <w:bookmarkStart w:id="276" w:name="Organizations"/>
      <w:bookmarkStart w:id="277" w:name="_Organization"/>
      <w:bookmarkStart w:id="278" w:name="_Toc31964910"/>
      <w:bookmarkEnd w:id="276"/>
      <w:bookmarkEnd w:id="277"/>
    </w:p>
    <w:p w14:paraId="4BEDC16B" w14:textId="0F03CE65" w:rsidR="00A51A5E" w:rsidRDefault="00A51A5E" w:rsidP="00A51A5E">
      <w:pPr>
        <w:pStyle w:val="Flietext"/>
      </w:pPr>
      <w:r>
        <w:t>You can check your permissions within your user preferences. Click on your user icon, select “Preferences</w:t>
      </w:r>
      <w:r w:rsidR="00A576B5">
        <w:t>” and you will find a list of all organizations you are part of and which permissions you have.</w:t>
      </w:r>
    </w:p>
    <w:p w14:paraId="14E74F1B" w14:textId="6B8ECE08" w:rsidR="00965020" w:rsidRDefault="00965020" w:rsidP="00A51A5E">
      <w:pPr>
        <w:pStyle w:val="Heading2"/>
      </w:pPr>
      <w:bookmarkStart w:id="279" w:name="_Toc124349960"/>
      <w:r w:rsidRPr="00A51A5E">
        <w:t>Organization</w:t>
      </w:r>
      <w:bookmarkEnd w:id="278"/>
      <w:bookmarkEnd w:id="279"/>
    </w:p>
    <w:p w14:paraId="4C6D0154" w14:textId="7C338793" w:rsidR="00FD16A1" w:rsidRDefault="00FD16A1" w:rsidP="00BB5462">
      <w:r>
        <w:t xml:space="preserve">Enterprise Dashboard </w:t>
      </w:r>
      <w:r w:rsidR="00DE1A96">
        <w:t>is utilizing Grafana’s built</w:t>
      </w:r>
      <w:r w:rsidR="00A576B5">
        <w:t xml:space="preserve"> in</w:t>
      </w:r>
      <w:r w:rsidR="00DE1A96">
        <w:t xml:space="preserve"> organization feature, to separate your individual tenants (or in </w:t>
      </w:r>
      <w:r w:rsidR="00E17C40">
        <w:t>financial</w:t>
      </w:r>
      <w:r w:rsidR="00DE1A96">
        <w:t xml:space="preserve"> terms your contract</w:t>
      </w:r>
      <w:r w:rsidR="00E17C40">
        <w:t>s</w:t>
      </w:r>
      <w:r w:rsidR="00B01C33">
        <w:t xml:space="preserve">) from each other. Open Telekom Cloud </w:t>
      </w:r>
      <w:r>
        <w:t xml:space="preserve">will give you </w:t>
      </w:r>
      <w:r w:rsidR="00B01C33">
        <w:t xml:space="preserve">depending on your Enterprise Dashboard version access to either a single or </w:t>
      </w:r>
      <w:r w:rsidR="00E17C40">
        <w:t>multiple/all</w:t>
      </w:r>
      <w:r w:rsidR="00B01C33">
        <w:t xml:space="preserve"> tenants</w:t>
      </w:r>
      <w:r>
        <w:t>.</w:t>
      </w:r>
      <w:r w:rsidR="00E17C40">
        <w:t xml:space="preserve"> </w:t>
      </w:r>
      <w:r w:rsidR="000148BB">
        <w:t xml:space="preserve">Your </w:t>
      </w:r>
      <w:r w:rsidR="00907730">
        <w:t>organization</w:t>
      </w:r>
      <w:r w:rsidR="000148BB">
        <w:t xml:space="preserve"> is split into several</w:t>
      </w:r>
      <w:r w:rsidR="00907730">
        <w:t xml:space="preserve"> </w:t>
      </w:r>
      <w:r w:rsidR="00E17C40">
        <w:t>G</w:t>
      </w:r>
      <w:r w:rsidR="00907730">
        <w:t>rafana</w:t>
      </w:r>
      <w:r w:rsidR="000148BB">
        <w:t xml:space="preserve"> organizations, depending on </w:t>
      </w:r>
      <w:r w:rsidR="00E17C40">
        <w:t>the number of</w:t>
      </w:r>
      <w:r w:rsidR="000148BB">
        <w:t xml:space="preserve"> tenants you are currently using.</w:t>
      </w:r>
    </w:p>
    <w:p w14:paraId="7D4F305E" w14:textId="0BDAB401" w:rsidR="00FD16A1" w:rsidRDefault="00B01C33" w:rsidP="00BB5462">
      <w:r>
        <w:t xml:space="preserve">In </w:t>
      </w:r>
      <w:r w:rsidR="00FD16A1">
        <w:t xml:space="preserve">the following there are </w:t>
      </w:r>
      <w:r>
        <w:t>some</w:t>
      </w:r>
      <w:r w:rsidR="00FD16A1">
        <w:t xml:space="preserve"> examples</w:t>
      </w:r>
      <w:r>
        <w:t>:</w:t>
      </w:r>
    </w:p>
    <w:p w14:paraId="24C625F1" w14:textId="77777777" w:rsidR="00FD16A1" w:rsidRDefault="00FD16A1" w:rsidP="00BB5462"/>
    <w:p w14:paraId="6624DF67" w14:textId="257046B7" w:rsidR="00FD16A1" w:rsidRPr="00FD16A1" w:rsidRDefault="00FD16A1" w:rsidP="00F22D03">
      <w:pPr>
        <w:pStyle w:val="ListParagraph"/>
        <w:numPr>
          <w:ilvl w:val="0"/>
          <w:numId w:val="14"/>
        </w:numPr>
        <w:rPr>
          <w:lang w:val="en-US"/>
        </w:rPr>
      </w:pPr>
      <w:r w:rsidRPr="00FD16A1">
        <w:rPr>
          <w:lang w:val="en-US"/>
        </w:rPr>
        <w:t>I</w:t>
      </w:r>
      <w:r w:rsidR="00844DBC" w:rsidRPr="00FD16A1">
        <w:rPr>
          <w:lang w:val="en-US"/>
        </w:rPr>
        <w:t>f you have one tenant, you</w:t>
      </w:r>
      <w:r w:rsidR="00B01C33">
        <w:rPr>
          <w:lang w:val="en-US"/>
        </w:rPr>
        <w:t xml:space="preserve"> should use the medium version and</w:t>
      </w:r>
      <w:r w:rsidR="00844DBC" w:rsidRPr="00FD16A1">
        <w:rPr>
          <w:lang w:val="en-US"/>
        </w:rPr>
        <w:t xml:space="preserve"> will have </w:t>
      </w:r>
      <w:r w:rsidR="00B01C33">
        <w:rPr>
          <w:lang w:val="en-US"/>
        </w:rPr>
        <w:t>one</w:t>
      </w:r>
      <w:r w:rsidR="00844DBC" w:rsidRPr="00FD16A1">
        <w:rPr>
          <w:lang w:val="en-US"/>
        </w:rPr>
        <w:t xml:space="preserve"> </w:t>
      </w:r>
      <w:r w:rsidR="00FF318F">
        <w:rPr>
          <w:lang w:val="en-US"/>
        </w:rPr>
        <w:t>G</w:t>
      </w:r>
      <w:r w:rsidR="00844DBC" w:rsidRPr="00FD16A1">
        <w:rPr>
          <w:lang w:val="en-US"/>
        </w:rPr>
        <w:t>rafana organization</w:t>
      </w:r>
      <w:r w:rsidR="00B01C33">
        <w:rPr>
          <w:lang w:val="en-US"/>
        </w:rPr>
        <w:t>, representing the billing data of your contract</w:t>
      </w:r>
    </w:p>
    <w:p w14:paraId="7A992F44" w14:textId="220A9E8C" w:rsidR="00BB5462" w:rsidRDefault="00844DBC" w:rsidP="00F22D03">
      <w:pPr>
        <w:pStyle w:val="ListParagraph"/>
        <w:numPr>
          <w:ilvl w:val="0"/>
          <w:numId w:val="14"/>
        </w:numPr>
        <w:rPr>
          <w:lang w:val="en-US"/>
        </w:rPr>
      </w:pPr>
      <w:r w:rsidRPr="00FD16A1">
        <w:rPr>
          <w:lang w:val="en-US"/>
        </w:rPr>
        <w:t>If you have</w:t>
      </w:r>
      <w:r w:rsidR="00E17C40">
        <w:rPr>
          <w:lang w:val="en-US"/>
        </w:rPr>
        <w:t xml:space="preserve"> at least</w:t>
      </w:r>
      <w:r w:rsidRPr="00FD16A1">
        <w:rPr>
          <w:lang w:val="en-US"/>
        </w:rPr>
        <w:t xml:space="preserve"> two </w:t>
      </w:r>
      <w:r w:rsidR="00B01C33">
        <w:rPr>
          <w:lang w:val="en-US"/>
        </w:rPr>
        <w:t>contracts</w:t>
      </w:r>
      <w:r w:rsidRPr="00FD16A1">
        <w:rPr>
          <w:lang w:val="en-US"/>
        </w:rPr>
        <w:t>, you</w:t>
      </w:r>
      <w:r w:rsidR="00E17C40">
        <w:rPr>
          <w:lang w:val="en-US"/>
        </w:rPr>
        <w:t xml:space="preserve"> should use the large version and</w:t>
      </w:r>
      <w:r w:rsidRPr="00FD16A1">
        <w:rPr>
          <w:lang w:val="en-US"/>
        </w:rPr>
        <w:t xml:space="preserve"> will have three Grafana organization</w:t>
      </w:r>
      <w:r w:rsidR="00204D68">
        <w:rPr>
          <w:lang w:val="en-US"/>
        </w:rPr>
        <w:t>s</w:t>
      </w:r>
      <w:r w:rsidRPr="00FD16A1">
        <w:rPr>
          <w:lang w:val="en-US"/>
        </w:rPr>
        <w:t xml:space="preserve">. </w:t>
      </w:r>
      <w:r w:rsidR="00E17C40">
        <w:rPr>
          <w:lang w:val="en-US"/>
        </w:rPr>
        <w:t xml:space="preserve">A global </w:t>
      </w:r>
      <w:r w:rsidRPr="0036286A">
        <w:rPr>
          <w:lang w:val="en-US"/>
        </w:rPr>
        <w:t>organization</w:t>
      </w:r>
      <w:r w:rsidR="00E17C40">
        <w:rPr>
          <w:lang w:val="en-US"/>
        </w:rPr>
        <w:t>, including the global dashboard,</w:t>
      </w:r>
      <w:r w:rsidRPr="0036286A">
        <w:rPr>
          <w:lang w:val="en-US"/>
        </w:rPr>
        <w:t xml:space="preserve"> and </w:t>
      </w:r>
      <w:r w:rsidR="00E17C40">
        <w:rPr>
          <w:lang w:val="en-US"/>
        </w:rPr>
        <w:t>one</w:t>
      </w:r>
      <w:r w:rsidRPr="0036286A">
        <w:rPr>
          <w:lang w:val="en-US"/>
        </w:rPr>
        <w:t xml:space="preserve"> organization for </w:t>
      </w:r>
      <w:r w:rsidR="00B01C33">
        <w:rPr>
          <w:lang w:val="en-US"/>
        </w:rPr>
        <w:t>each indiv</w:t>
      </w:r>
      <w:r w:rsidR="00E17C40">
        <w:rPr>
          <w:lang w:val="en-US"/>
        </w:rPr>
        <w:t>idual contract</w:t>
      </w:r>
    </w:p>
    <w:p w14:paraId="37774887" w14:textId="2BA11B79" w:rsidR="00E17C40" w:rsidRPr="0036286A" w:rsidRDefault="00E17C40" w:rsidP="00F22D03">
      <w:pPr>
        <w:pStyle w:val="ListParagraph"/>
        <w:numPr>
          <w:ilvl w:val="0"/>
          <w:numId w:val="14"/>
        </w:numPr>
        <w:rPr>
          <w:lang w:val="en-US"/>
        </w:rPr>
      </w:pPr>
      <w:r>
        <w:rPr>
          <w:lang w:val="en-US"/>
        </w:rPr>
        <w:t>If you have at least three contracts and want to group them individua</w:t>
      </w:r>
      <w:r w:rsidR="00204D68">
        <w:rPr>
          <w:lang w:val="en-US"/>
        </w:rPr>
        <w:t>l</w:t>
      </w:r>
      <w:r>
        <w:rPr>
          <w:lang w:val="en-US"/>
        </w:rPr>
        <w:t>ly on not per default all in one global dashboard, you should use the extra</w:t>
      </w:r>
      <w:r w:rsidR="00204D68">
        <w:rPr>
          <w:lang w:val="en-US"/>
        </w:rPr>
        <w:t>-</w:t>
      </w:r>
      <w:r>
        <w:rPr>
          <w:lang w:val="en-US"/>
        </w:rPr>
        <w:t xml:space="preserve">large version of the dashboard. You will receive </w:t>
      </w:r>
      <w:r w:rsidR="00204D68">
        <w:rPr>
          <w:lang w:val="en-US"/>
        </w:rPr>
        <w:t>some</w:t>
      </w:r>
      <w:r>
        <w:rPr>
          <w:lang w:val="en-US"/>
        </w:rPr>
        <w:t xml:space="preserve"> global dashboards, depending on your preferences.</w:t>
      </w:r>
    </w:p>
    <w:p w14:paraId="498AE93A" w14:textId="5EA7AABA" w:rsidR="00184AF7" w:rsidRDefault="00184AF7" w:rsidP="00BB5462">
      <w:r>
        <w:t>This allows you to set</w:t>
      </w:r>
      <w:r w:rsidR="00204D68">
        <w:t xml:space="preserve"> </w:t>
      </w:r>
      <w:r>
        <w:t xml:space="preserve">up either dedicated user accounts within Enterprise Dashboard to view just one tenant, or an overall view if you </w:t>
      </w:r>
      <w:r w:rsidR="00A127FB">
        <w:t>grant them access to your global dashboard.</w:t>
      </w:r>
    </w:p>
    <w:p w14:paraId="4788CD14" w14:textId="1A5BA4B9" w:rsidR="00C02B26" w:rsidRDefault="00C02B26" w:rsidP="00C02B26">
      <w:pPr>
        <w:pStyle w:val="Heading2"/>
        <w:rPr>
          <w:rStyle w:val="Emphasis"/>
          <w:i w:val="0"/>
        </w:rPr>
      </w:pPr>
      <w:bookmarkStart w:id="280" w:name="_Toc31964911"/>
      <w:bookmarkStart w:id="281" w:name="_Toc124349961"/>
      <w:r w:rsidRPr="00C02B26">
        <w:rPr>
          <w:rStyle w:val="Emphasis"/>
          <w:i w:val="0"/>
        </w:rPr>
        <w:t>Current Limitations</w:t>
      </w:r>
      <w:bookmarkEnd w:id="280"/>
      <w:bookmarkEnd w:id="281"/>
    </w:p>
    <w:p w14:paraId="14196F18" w14:textId="3791264E" w:rsidR="004E5DB0" w:rsidRDefault="004E5DB0" w:rsidP="004E5DB0">
      <w:r>
        <w:t>In the following you will see a list of current limitations:</w:t>
      </w:r>
    </w:p>
    <w:p w14:paraId="3F6062BA" w14:textId="77777777" w:rsidR="004E5DB0" w:rsidRDefault="004E5DB0" w:rsidP="004E5DB0"/>
    <w:p w14:paraId="139A86E8" w14:textId="614D7D22" w:rsidR="004E5DB0" w:rsidRDefault="005F407A" w:rsidP="00F22D03">
      <w:pPr>
        <w:pStyle w:val="ListParagraph"/>
        <w:numPr>
          <w:ilvl w:val="0"/>
          <w:numId w:val="15"/>
        </w:numPr>
        <w:rPr>
          <w:lang w:val="en-US"/>
        </w:rPr>
      </w:pPr>
      <w:r>
        <w:rPr>
          <w:lang w:val="en-US"/>
        </w:rPr>
        <w:t xml:space="preserve">Billing </w:t>
      </w:r>
      <w:r w:rsidR="002E3151">
        <w:rPr>
          <w:lang w:val="en-US"/>
        </w:rPr>
        <w:t>da</w:t>
      </w:r>
      <w:r w:rsidR="004E5DB0" w:rsidRPr="004E5DB0">
        <w:rPr>
          <w:lang w:val="en-US"/>
        </w:rPr>
        <w:t>ta is updated once per day a</w:t>
      </w:r>
      <w:r w:rsidR="004E5DB0">
        <w:rPr>
          <w:lang w:val="en-US"/>
        </w:rPr>
        <w:t>round 8</w:t>
      </w:r>
      <w:r w:rsidR="00204D68">
        <w:rPr>
          <w:lang w:val="en-US"/>
        </w:rPr>
        <w:t xml:space="preserve"> </w:t>
      </w:r>
      <w:r w:rsidR="004E5DB0">
        <w:rPr>
          <w:lang w:val="en-US"/>
        </w:rPr>
        <w:t>am (GMT +2)</w:t>
      </w:r>
    </w:p>
    <w:p w14:paraId="2B56FB27" w14:textId="74C659D7" w:rsidR="004328F3" w:rsidRDefault="005F407A" w:rsidP="00F22D03">
      <w:pPr>
        <w:pStyle w:val="ListParagraph"/>
        <w:numPr>
          <w:ilvl w:val="0"/>
          <w:numId w:val="15"/>
        </w:numPr>
        <w:rPr>
          <w:lang w:val="en-US"/>
        </w:rPr>
      </w:pPr>
      <w:r>
        <w:rPr>
          <w:lang w:val="en-US"/>
        </w:rPr>
        <w:t xml:space="preserve">Billing </w:t>
      </w:r>
      <w:r w:rsidR="004328F3" w:rsidRPr="004328F3">
        <w:rPr>
          <w:lang w:val="en-US"/>
        </w:rPr>
        <w:t>Data is available up t</w:t>
      </w:r>
      <w:r w:rsidR="004328F3">
        <w:rPr>
          <w:lang w:val="en-US"/>
        </w:rPr>
        <w:t xml:space="preserve">o the day before </w:t>
      </w:r>
      <w:r w:rsidR="00204D68">
        <w:rPr>
          <w:lang w:val="en-US"/>
        </w:rPr>
        <w:t xml:space="preserve">the </w:t>
      </w:r>
      <w:r w:rsidR="004328F3">
        <w:rPr>
          <w:lang w:val="en-US"/>
        </w:rPr>
        <w:t>current date. On Tuesday you can see data up until Monday</w:t>
      </w:r>
    </w:p>
    <w:p w14:paraId="43D7F8B3" w14:textId="2618F2BC" w:rsidR="0003153C" w:rsidRDefault="0003153C" w:rsidP="00F22D03">
      <w:pPr>
        <w:pStyle w:val="ListParagraph"/>
        <w:numPr>
          <w:ilvl w:val="0"/>
          <w:numId w:val="15"/>
        </w:numPr>
        <w:rPr>
          <w:lang w:val="en-US"/>
        </w:rPr>
      </w:pPr>
      <w:r>
        <w:rPr>
          <w:lang w:val="en-US"/>
        </w:rPr>
        <w:t>Alerting for queries using Grafana variables (for example $tenant from Tenant Switcher, used in Payer based Dashboard) is not supported in Grafana</w:t>
      </w:r>
    </w:p>
    <w:p w14:paraId="72D3809D" w14:textId="5BD2EF6C" w:rsidR="00A67D11" w:rsidRDefault="00A67D11" w:rsidP="00F22D03">
      <w:pPr>
        <w:pStyle w:val="ListParagraph"/>
        <w:numPr>
          <w:ilvl w:val="0"/>
          <w:numId w:val="15"/>
        </w:numPr>
        <w:rPr>
          <w:lang w:val="en-US"/>
        </w:rPr>
      </w:pPr>
      <w:r>
        <w:rPr>
          <w:lang w:val="en-US"/>
        </w:rPr>
        <w:t>VAT or other taxes are not included in Enterprise Dashboard</w:t>
      </w:r>
    </w:p>
    <w:p w14:paraId="4637F972" w14:textId="750D89CE" w:rsidR="005A1245" w:rsidDel="00573145" w:rsidRDefault="005A1245" w:rsidP="00F22D03">
      <w:pPr>
        <w:pStyle w:val="ListParagraph"/>
        <w:numPr>
          <w:ilvl w:val="0"/>
          <w:numId w:val="15"/>
        </w:numPr>
        <w:rPr>
          <w:del w:id="282" w:author="Singh, Pranav" w:date="2022-11-02T16:55:00Z"/>
          <w:lang w:val="en-US"/>
        </w:rPr>
      </w:pPr>
      <w:r>
        <w:rPr>
          <w:lang w:val="en-US"/>
        </w:rPr>
        <w:lastRenderedPageBreak/>
        <w:t xml:space="preserve">Enterprise Dashboard </w:t>
      </w:r>
      <w:r w:rsidR="00FF318F">
        <w:rPr>
          <w:lang w:val="en-US"/>
        </w:rPr>
        <w:t>cannot</w:t>
      </w:r>
      <w:r>
        <w:rPr>
          <w:lang w:val="en-US"/>
        </w:rPr>
        <w:t xml:space="preserve"> be ordered in T-Systems </w:t>
      </w:r>
      <w:proofErr w:type="spellStart"/>
      <w:r>
        <w:rPr>
          <w:lang w:val="en-US"/>
        </w:rPr>
        <w:t>eShop</w:t>
      </w:r>
      <w:proofErr w:type="spellEnd"/>
    </w:p>
    <w:p w14:paraId="10F0D95D" w14:textId="77777777" w:rsidR="004328F3" w:rsidRPr="00680559" w:rsidDel="00573145" w:rsidRDefault="004328F3">
      <w:pPr>
        <w:pStyle w:val="ListParagraph"/>
        <w:numPr>
          <w:ilvl w:val="0"/>
          <w:numId w:val="15"/>
        </w:numPr>
        <w:rPr>
          <w:del w:id="283" w:author="Singh, Pranav" w:date="2022-11-02T16:55:00Z"/>
          <w:lang w:val="en-US"/>
        </w:rPr>
        <w:pPrChange w:id="284" w:author="Singh, Pranav" w:date="2022-11-02T16:55:00Z">
          <w:pPr/>
        </w:pPrChange>
      </w:pPr>
    </w:p>
    <w:p w14:paraId="4CD221A8" w14:textId="24EEAB41" w:rsidR="00D40F79" w:rsidRPr="00680559" w:rsidRDefault="00D40F79">
      <w:pPr>
        <w:pStyle w:val="ListParagraph"/>
        <w:numPr>
          <w:ilvl w:val="0"/>
          <w:numId w:val="15"/>
        </w:numPr>
        <w:rPr>
          <w:lang w:val="en-US"/>
        </w:rPr>
        <w:pPrChange w:id="285" w:author="Singh, Pranav" w:date="2022-11-02T16:55:00Z">
          <w:pPr>
            <w:pStyle w:val="Flietext"/>
          </w:pPr>
        </w:pPrChange>
      </w:pPr>
      <w:del w:id="286" w:author="Singh, Pranav" w:date="2022-11-02T16:55:00Z">
        <w:r w:rsidRPr="005F4F6F" w:rsidDel="00573145">
          <w:rPr>
            <w:lang w:val="en-US"/>
            <w:rPrChange w:id="287" w:author="Singh, Pranav" w:date="2022-11-03T12:35:00Z">
              <w:rPr/>
            </w:rPrChange>
          </w:rPr>
          <w:br w:type="page"/>
        </w:r>
      </w:del>
    </w:p>
    <w:p w14:paraId="3015C9DB" w14:textId="305F4DC4" w:rsidR="00942B67" w:rsidRPr="00C92F97" w:rsidRDefault="00A43FDB" w:rsidP="00C622CB">
      <w:pPr>
        <w:pStyle w:val="Heading1"/>
      </w:pPr>
      <w:bookmarkStart w:id="288" w:name="_How_to"/>
      <w:bookmarkStart w:id="289" w:name="_Toc31964912"/>
      <w:bookmarkStart w:id="290" w:name="_Toc124349962"/>
      <w:bookmarkEnd w:id="238"/>
      <w:bookmarkEnd w:id="239"/>
      <w:bookmarkEnd w:id="240"/>
      <w:bookmarkEnd w:id="241"/>
      <w:bookmarkEnd w:id="288"/>
      <w:r>
        <w:lastRenderedPageBreak/>
        <w:t>How to</w:t>
      </w:r>
      <w:bookmarkEnd w:id="289"/>
      <w:bookmarkEnd w:id="290"/>
      <w:r>
        <w:t xml:space="preserve"> </w:t>
      </w:r>
    </w:p>
    <w:p w14:paraId="4EEDA9A7" w14:textId="328F5122" w:rsidR="00315E95" w:rsidRDefault="00212EBA" w:rsidP="004909A2">
      <w:pPr>
        <w:pStyle w:val="Heading2"/>
        <w:numPr>
          <w:ilvl w:val="1"/>
          <w:numId w:val="6"/>
        </w:numPr>
      </w:pPr>
      <w:bookmarkStart w:id="291" w:name="_Toc31964913"/>
      <w:bookmarkStart w:id="292" w:name="_Toc124349963"/>
      <w:bookmarkStart w:id="293" w:name="_Toc49748362"/>
      <w:bookmarkStart w:id="294" w:name="_Toc57113887"/>
      <w:bookmarkStart w:id="295" w:name="_Toc57114601"/>
      <w:bookmarkStart w:id="296" w:name="_Toc57114665"/>
      <w:bookmarkStart w:id="297" w:name="_Toc57257742"/>
      <w:r>
        <w:t>Switch Organizations</w:t>
      </w:r>
      <w:bookmarkEnd w:id="291"/>
      <w:bookmarkEnd w:id="292"/>
    </w:p>
    <w:p w14:paraId="3F2861D0" w14:textId="729DE130" w:rsidR="00FB7E79" w:rsidRPr="00FB7E79" w:rsidRDefault="00FB7E79" w:rsidP="00FB7E79">
      <w:r>
        <w:t>You can switch your organizations by navigating to the bottom left of your screen. If you’re allowed to see</w:t>
      </w:r>
      <w:r w:rsidR="00B271A4">
        <w:t xml:space="preserve"> more than </w:t>
      </w:r>
      <w:r w:rsidR="00126F4C">
        <w:t>one</w:t>
      </w:r>
      <w:r w:rsidR="00B276C4">
        <w:t xml:space="preserve"> </w:t>
      </w:r>
      <w:r w:rsidR="00FF318F">
        <w:t>organization,</w:t>
      </w:r>
      <w:r w:rsidR="00B271A4">
        <w:t xml:space="preserve"> you will see your currently selected organization at the top. </w:t>
      </w:r>
      <w:r w:rsidR="0017746D">
        <w:t>After</w:t>
      </w:r>
      <w:r w:rsidR="00B271A4">
        <w:t xml:space="preserve"> clicking the “Switch” Button</w:t>
      </w:r>
      <w:r w:rsidR="0017746D">
        <w:t xml:space="preserve"> a new pop</w:t>
      </w:r>
      <w:r w:rsidR="00204D68">
        <w:t>-</w:t>
      </w:r>
      <w:r w:rsidR="0017746D">
        <w:t>up menu will appear, where you can select another organization</w:t>
      </w:r>
      <w:r w:rsidR="00126F4C">
        <w:t>/</w:t>
      </w:r>
      <w:r w:rsidR="0017746D">
        <w:t>tenant.</w:t>
      </w:r>
    </w:p>
    <w:p w14:paraId="2E0E801A" w14:textId="66709B6B" w:rsidR="00126F4C" w:rsidRDefault="004D0927" w:rsidP="00126F4C">
      <w:pPr>
        <w:keepNext/>
      </w:pPr>
      <w:del w:id="298" w:author="Singh, Pranav" w:date="2022-11-02T16:06:00Z">
        <w:r w:rsidDel="007028CE">
          <w:rPr>
            <w:noProof/>
            <w:lang w:val="hu-HU" w:eastAsia="hu-HU"/>
          </w:rPr>
          <w:drawing>
            <wp:inline distT="0" distB="0" distL="0" distR="0" wp14:anchorId="5000A234" wp14:editId="09073C34">
              <wp:extent cx="3939979" cy="2095500"/>
              <wp:effectExtent l="114300" t="114300" r="11811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itch_org.png"/>
                      <pic:cNvPicPr/>
                    </pic:nvPicPr>
                    <pic:blipFill>
                      <a:blip r:embed="rId19">
                        <a:extLst>
                          <a:ext uri="{28A0092B-C50C-407E-A947-70E740481C1C}">
                            <a14:useLocalDpi xmlns:a14="http://schemas.microsoft.com/office/drawing/2010/main" val="0"/>
                          </a:ext>
                        </a:extLst>
                      </a:blip>
                      <a:stretch>
                        <a:fillRect/>
                      </a:stretch>
                    </pic:blipFill>
                    <pic:spPr>
                      <a:xfrm>
                        <a:off x="0" y="0"/>
                        <a:ext cx="3944727" cy="209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299" w:author="Singh, Pranav" w:date="2022-11-02T16:06:00Z">
        <w:r w:rsidR="00DD7932">
          <w:rPr>
            <w:noProof/>
            <w:lang w:val="hu-HU" w:eastAsia="hu-HU"/>
          </w:rPr>
          <w:drawing>
            <wp:inline distT="0" distB="0" distL="0" distR="0" wp14:anchorId="3BAC0BBC" wp14:editId="26764F8E">
              <wp:extent cx="3680460" cy="2186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0460" cy="2186940"/>
                      </a:xfrm>
                      <a:prstGeom prst="rect">
                        <a:avLst/>
                      </a:prstGeom>
                      <a:noFill/>
                      <a:ln>
                        <a:noFill/>
                      </a:ln>
                    </pic:spPr>
                  </pic:pic>
                </a:graphicData>
              </a:graphic>
            </wp:inline>
          </w:drawing>
        </w:r>
      </w:ins>
    </w:p>
    <w:p w14:paraId="73F00CB2" w14:textId="77777777" w:rsidR="000357C0" w:rsidRDefault="000357C0" w:rsidP="00B276C4"/>
    <w:p w14:paraId="21F5613E" w14:textId="644933EE" w:rsidR="00B276C4" w:rsidRDefault="00B276C4" w:rsidP="00B276C4">
      <w:r>
        <w:t>This functionality is available for each user with more than one organization assigned to them.</w:t>
      </w:r>
    </w:p>
    <w:p w14:paraId="7B534C33" w14:textId="2786D0B2" w:rsidR="00DF788A" w:rsidRDefault="00DF788A" w:rsidP="00B276C4"/>
    <w:p w14:paraId="0A936C57" w14:textId="5E0611EC" w:rsidR="00890F17" w:rsidRDefault="007B558E" w:rsidP="00890F17">
      <w:pPr>
        <w:pStyle w:val="Heading2"/>
      </w:pPr>
      <w:bookmarkStart w:id="300" w:name="_Toc31964914"/>
      <w:bookmarkStart w:id="301" w:name="_Toc124349964"/>
      <w:bookmarkStart w:id="302" w:name="_Toc49748363"/>
      <w:bookmarkStart w:id="303" w:name="_Toc57113888"/>
      <w:bookmarkStart w:id="304" w:name="_Toc57114602"/>
      <w:bookmarkStart w:id="305" w:name="_Toc57114666"/>
      <w:bookmarkStart w:id="306" w:name="_Toc57257743"/>
      <w:bookmarkEnd w:id="293"/>
      <w:bookmarkEnd w:id="294"/>
      <w:bookmarkEnd w:id="295"/>
      <w:bookmarkEnd w:id="296"/>
      <w:bookmarkEnd w:id="297"/>
      <w:r>
        <w:t>Access Dashboards</w:t>
      </w:r>
      <w:bookmarkEnd w:id="300"/>
      <w:bookmarkEnd w:id="301"/>
    </w:p>
    <w:p w14:paraId="180B2D55" w14:textId="05958D75" w:rsidR="00890F17" w:rsidRDefault="00890F17" w:rsidP="00890F17">
      <w:pPr>
        <w:rPr>
          <w:rFonts w:ascii="TeleGrotesk Next" w:hAnsi="TeleGrotesk Next" w:cs="TeleGrotesk Next"/>
        </w:rPr>
      </w:pPr>
      <w:r w:rsidRPr="00890F17">
        <w:rPr>
          <w:rFonts w:ascii="TeleGrotesk Next" w:hAnsi="TeleGrotesk Next" w:cs="TeleGrotesk Next"/>
        </w:rPr>
        <w:t xml:space="preserve">Make sure that the right organization is selected. You need to select the </w:t>
      </w:r>
      <w:r w:rsidR="00A127FB">
        <w:rPr>
          <w:rFonts w:ascii="TeleGrotesk Next" w:hAnsi="TeleGrotesk Next" w:cs="TeleGrotesk Next"/>
        </w:rPr>
        <w:t>global dashboard</w:t>
      </w:r>
      <w:r w:rsidRPr="00890F17">
        <w:rPr>
          <w:rFonts w:ascii="TeleGrotesk Next" w:hAnsi="TeleGrotesk Next" w:cs="TeleGrotesk Next"/>
        </w:rPr>
        <w:t xml:space="preserve"> to have an overview of multiple tenants</w:t>
      </w:r>
      <w:r w:rsidR="00A127FB">
        <w:rPr>
          <w:rFonts w:ascii="TeleGrotesk Next" w:hAnsi="TeleGrotesk Next" w:cs="TeleGrotesk Next"/>
        </w:rPr>
        <w:t xml:space="preserve"> or a tenant</w:t>
      </w:r>
      <w:r w:rsidR="00204D68">
        <w:rPr>
          <w:rFonts w:ascii="TeleGrotesk Next" w:hAnsi="TeleGrotesk Next" w:cs="TeleGrotesk Next"/>
        </w:rPr>
        <w:t>-</w:t>
      </w:r>
      <w:r w:rsidR="00A127FB">
        <w:rPr>
          <w:rFonts w:ascii="TeleGrotesk Next" w:hAnsi="TeleGrotesk Next" w:cs="TeleGrotesk Next"/>
        </w:rPr>
        <w:t>specific dashboard if you want to have the data of one specific tenant</w:t>
      </w:r>
      <w:r w:rsidRPr="00890F17">
        <w:rPr>
          <w:rFonts w:ascii="TeleGrotesk Next" w:hAnsi="TeleGrotesk Next" w:cs="TeleGrotesk Next"/>
        </w:rPr>
        <w:t>.</w:t>
      </w:r>
    </w:p>
    <w:p w14:paraId="1E2A8477" w14:textId="77777777" w:rsidR="00890F17" w:rsidRPr="00890F17" w:rsidRDefault="00890F17" w:rsidP="00890F17">
      <w:pPr>
        <w:rPr>
          <w:rFonts w:ascii="TeleGrotesk Next" w:hAnsi="TeleGrotesk Next" w:cs="TeleGrotesk Next"/>
        </w:rPr>
      </w:pPr>
    </w:p>
    <w:p w14:paraId="1B620BD1" w14:textId="42FBEE42" w:rsidR="00890F17" w:rsidRPr="00890F17" w:rsidRDefault="00890F17" w:rsidP="00F22D03">
      <w:pPr>
        <w:pStyle w:val="ListParagraph"/>
        <w:numPr>
          <w:ilvl w:val="0"/>
          <w:numId w:val="16"/>
        </w:numPr>
        <w:rPr>
          <w:rFonts w:ascii="TeleGrotesk Next" w:hAnsi="TeleGrotesk Next" w:cs="TeleGrotesk Next"/>
          <w:color w:val="000000" w:themeColor="text1"/>
          <w:sz w:val="24"/>
          <w:szCs w:val="24"/>
          <w:lang w:val="en-US"/>
        </w:rPr>
      </w:pPr>
      <w:r w:rsidRPr="00D321D5">
        <w:rPr>
          <w:rFonts w:ascii="TeleGrotesk Next" w:hAnsi="TeleGrotesk Next" w:cs="TeleGrotesk Next"/>
          <w:color w:val="000000" w:themeColor="text1"/>
          <w:sz w:val="24"/>
          <w:szCs w:val="24"/>
          <w:lang w:val="en-US"/>
        </w:rPr>
        <w:t xml:space="preserve">The name of a </w:t>
      </w:r>
      <w:r w:rsidR="0081762B" w:rsidRPr="00D321D5">
        <w:rPr>
          <w:rFonts w:ascii="TeleGrotesk Next" w:hAnsi="TeleGrotesk Next" w:cs="TeleGrotesk Next"/>
          <w:color w:val="000000" w:themeColor="text1"/>
          <w:sz w:val="24"/>
          <w:szCs w:val="24"/>
          <w:lang w:val="en-US"/>
        </w:rPr>
        <w:t>payer</w:t>
      </w:r>
      <w:r w:rsidR="00126F4C" w:rsidRPr="00D321D5">
        <w:rPr>
          <w:rFonts w:ascii="TeleGrotesk Next" w:hAnsi="TeleGrotesk Next" w:cs="TeleGrotesk Next"/>
          <w:color w:val="000000" w:themeColor="text1"/>
          <w:sz w:val="24"/>
          <w:szCs w:val="24"/>
          <w:lang w:val="en-US"/>
        </w:rPr>
        <w:t xml:space="preserve"> </w:t>
      </w:r>
      <w:commentRangeStart w:id="307"/>
      <w:r w:rsidR="00126F4C" w:rsidRPr="00D321D5">
        <w:rPr>
          <w:rFonts w:ascii="TeleGrotesk Next" w:hAnsi="TeleGrotesk Next" w:cs="TeleGrotesk Next"/>
          <w:color w:val="000000" w:themeColor="text1"/>
          <w:sz w:val="24"/>
          <w:szCs w:val="24"/>
          <w:lang w:val="en-US"/>
        </w:rPr>
        <w:t>organization</w:t>
      </w:r>
      <w:commentRangeEnd w:id="307"/>
      <w:r w:rsidR="0065682B">
        <w:rPr>
          <w:rStyle w:val="CommentReference"/>
          <w:rFonts w:ascii="Tele-GroteskNor" w:eastAsia="Times New Roman" w:hAnsi="Tele-GroteskNor" w:cs="Times New Roman"/>
          <w:color w:val="000000" w:themeColor="text1"/>
          <w:lang w:val="en-US" w:eastAsia="de-DE"/>
        </w:rPr>
        <w:commentReference w:id="307"/>
      </w:r>
      <w:r w:rsidRPr="00D321D5">
        <w:rPr>
          <w:rFonts w:ascii="TeleGrotesk Next" w:hAnsi="TeleGrotesk Next" w:cs="TeleGrotesk Next"/>
          <w:color w:val="000000" w:themeColor="text1"/>
          <w:sz w:val="24"/>
          <w:szCs w:val="24"/>
          <w:lang w:val="en-US"/>
        </w:rPr>
        <w:t xml:space="preserve"> follows this pattern "</w:t>
      </w:r>
      <w:del w:id="308" w:author="Singh, Pranav" w:date="2022-11-02T16:07:00Z">
        <w:r w:rsidRPr="00D321D5" w:rsidDel="007028CE">
          <w:rPr>
            <w:rFonts w:ascii="TeleGrotesk Next" w:hAnsi="TeleGrotesk Next" w:cs="TeleGrotesk Next"/>
            <w:color w:val="000000" w:themeColor="text1"/>
            <w:sz w:val="24"/>
            <w:szCs w:val="24"/>
            <w:lang w:val="en-US"/>
          </w:rPr>
          <w:delText>ORG-</w:delText>
        </w:r>
      </w:del>
      <w:r w:rsidR="0021719B" w:rsidRPr="0021719B">
        <w:rPr>
          <w:rFonts w:ascii="Helvetica" w:hAnsi="Helvetica" w:cs="Helvetica"/>
          <w:color w:val="24292E"/>
          <w:spacing w:val="2"/>
          <w:sz w:val="21"/>
          <w:szCs w:val="21"/>
          <w:shd w:val="clear" w:color="auto" w:fill="FFFFFF"/>
          <w:lang w:val="en-US"/>
        </w:rPr>
        <w:t xml:space="preserve"> 00000</w:t>
      </w:r>
      <w:r w:rsidR="0021719B">
        <w:rPr>
          <w:rFonts w:ascii="Helvetica" w:hAnsi="Helvetica" w:cs="Helvetica"/>
          <w:color w:val="24292E"/>
          <w:spacing w:val="2"/>
          <w:sz w:val="21"/>
          <w:szCs w:val="21"/>
          <w:shd w:val="clear" w:color="auto" w:fill="FFFFFF"/>
          <w:lang w:val="en-US"/>
        </w:rPr>
        <w:t>XXXX</w:t>
      </w:r>
      <w:r w:rsidR="0021719B" w:rsidRPr="0021719B">
        <w:rPr>
          <w:rFonts w:ascii="Helvetica" w:hAnsi="Helvetica" w:cs="Helvetica"/>
          <w:color w:val="24292E"/>
          <w:spacing w:val="2"/>
          <w:sz w:val="21"/>
          <w:szCs w:val="21"/>
          <w:shd w:val="clear" w:color="auto" w:fill="FFFFFF"/>
          <w:lang w:val="en-US"/>
        </w:rPr>
        <w:t xml:space="preserve"> </w:t>
      </w:r>
      <w:r w:rsidR="0021719B">
        <w:rPr>
          <w:rFonts w:ascii="Helvetica" w:hAnsi="Helvetica" w:cs="Helvetica"/>
          <w:color w:val="24292E"/>
          <w:spacing w:val="2"/>
          <w:sz w:val="21"/>
          <w:szCs w:val="21"/>
          <w:shd w:val="clear" w:color="auto" w:fill="FFFFFF"/>
          <w:lang w:val="en-US"/>
        </w:rPr>
        <w:t>&lt;org name&gt;</w:t>
      </w:r>
      <w:r w:rsidRPr="00D321D5">
        <w:rPr>
          <w:rFonts w:ascii="TeleGrotesk Next" w:hAnsi="TeleGrotesk Next" w:cs="TeleGrotesk Next"/>
          <w:color w:val="000000" w:themeColor="text1"/>
          <w:sz w:val="24"/>
          <w:szCs w:val="24"/>
          <w:lang w:val="en-US"/>
        </w:rPr>
        <w:t>"</w:t>
      </w:r>
    </w:p>
    <w:p w14:paraId="7EF340CA" w14:textId="5917DF29" w:rsidR="00890F17" w:rsidRPr="0081762B" w:rsidRDefault="00890F17" w:rsidP="00F22D03">
      <w:pPr>
        <w:pStyle w:val="ListParagraph"/>
        <w:numPr>
          <w:ilvl w:val="0"/>
          <w:numId w:val="16"/>
        </w:numPr>
        <w:rPr>
          <w:rFonts w:ascii="TeleGrotesk Next" w:hAnsi="TeleGrotesk Next" w:cs="TeleGrotesk Next"/>
          <w:color w:val="000000" w:themeColor="text1"/>
          <w:sz w:val="24"/>
          <w:szCs w:val="24"/>
          <w:lang w:val="en-US"/>
        </w:rPr>
      </w:pPr>
      <w:commentRangeStart w:id="309"/>
      <w:commentRangeStart w:id="310"/>
      <w:r w:rsidRPr="00890F17">
        <w:rPr>
          <w:rFonts w:ascii="TeleGrotesk Next" w:hAnsi="TeleGrotesk Next" w:cs="TeleGrotesk Next"/>
          <w:color w:val="000000" w:themeColor="text1"/>
          <w:sz w:val="24"/>
          <w:szCs w:val="24"/>
          <w:lang w:val="en-US"/>
        </w:rPr>
        <w:t>The name of a tenant</w:t>
      </w:r>
      <w:r w:rsidR="00126F4C">
        <w:rPr>
          <w:rFonts w:ascii="TeleGrotesk Next" w:hAnsi="TeleGrotesk Next" w:cs="TeleGrotesk Next"/>
          <w:color w:val="000000" w:themeColor="text1"/>
          <w:sz w:val="24"/>
          <w:szCs w:val="24"/>
          <w:lang w:val="en-US"/>
        </w:rPr>
        <w:t xml:space="preserve"> organization</w:t>
      </w:r>
      <w:r w:rsidRPr="00890F17">
        <w:rPr>
          <w:rFonts w:ascii="TeleGrotesk Next" w:hAnsi="TeleGrotesk Next" w:cs="TeleGrotesk Next"/>
          <w:color w:val="000000" w:themeColor="text1"/>
          <w:sz w:val="24"/>
          <w:szCs w:val="24"/>
          <w:lang w:val="en-US"/>
        </w:rPr>
        <w:t xml:space="preserve"> </w:t>
      </w:r>
      <w:commentRangeEnd w:id="309"/>
      <w:r w:rsidR="0068373E">
        <w:rPr>
          <w:rStyle w:val="CommentReference"/>
          <w:rFonts w:ascii="Tele-GroteskNor" w:eastAsia="Times New Roman" w:hAnsi="Tele-GroteskNor" w:cs="Times New Roman"/>
          <w:color w:val="000000" w:themeColor="text1"/>
          <w:lang w:val="en-US" w:eastAsia="de-DE"/>
        </w:rPr>
        <w:commentReference w:id="309"/>
      </w:r>
      <w:commentRangeEnd w:id="310"/>
      <w:r w:rsidR="00A576B5">
        <w:rPr>
          <w:rStyle w:val="CommentReference"/>
          <w:rFonts w:ascii="Tele-GroteskNor" w:eastAsia="Times New Roman" w:hAnsi="Tele-GroteskNor" w:cs="Times New Roman"/>
          <w:color w:val="000000" w:themeColor="text1"/>
          <w:lang w:val="en-US" w:eastAsia="de-DE"/>
        </w:rPr>
        <w:commentReference w:id="310"/>
      </w:r>
      <w:r w:rsidR="00FF318F" w:rsidRPr="00890F17">
        <w:rPr>
          <w:rFonts w:ascii="TeleGrotesk Next" w:hAnsi="TeleGrotesk Next" w:cs="TeleGrotesk Next"/>
          <w:color w:val="000000" w:themeColor="text1"/>
          <w:sz w:val="24"/>
          <w:szCs w:val="24"/>
          <w:lang w:val="en-US"/>
        </w:rPr>
        <w:t>follows</w:t>
      </w:r>
      <w:r w:rsidRPr="00890F17">
        <w:rPr>
          <w:rFonts w:ascii="TeleGrotesk Next" w:hAnsi="TeleGrotesk Next" w:cs="TeleGrotesk Next"/>
          <w:color w:val="000000" w:themeColor="text1"/>
          <w:sz w:val="24"/>
          <w:szCs w:val="24"/>
          <w:lang w:val="en-US"/>
        </w:rPr>
        <w:t xml:space="preserve"> this pattern "</w:t>
      </w:r>
      <w:del w:id="311" w:author="Singh, Pranav" w:date="2022-11-02T16:07:00Z">
        <w:r w:rsidRPr="00890F17" w:rsidDel="007028CE">
          <w:rPr>
            <w:rFonts w:ascii="TeleGrotesk Next" w:hAnsi="TeleGrotesk Next" w:cs="TeleGrotesk Next"/>
            <w:color w:val="000000" w:themeColor="text1"/>
            <w:sz w:val="24"/>
            <w:szCs w:val="24"/>
            <w:lang w:val="en-US"/>
          </w:rPr>
          <w:delText>ORG-</w:delText>
        </w:r>
        <w:r w:rsidR="00A127FB" w:rsidRPr="00A127FB" w:rsidDel="007028CE">
          <w:rPr>
            <w:rFonts w:ascii="TeleGrotesk Next" w:hAnsi="TeleGrotesk Next" w:cs="TeleGrotesk Next"/>
            <w:color w:val="000000" w:themeColor="text1"/>
            <w:sz w:val="24"/>
            <w:szCs w:val="24"/>
            <w:lang w:val="en-US"/>
          </w:rPr>
          <w:delText xml:space="preserve"> </w:delText>
        </w:r>
      </w:del>
      <w:r w:rsidR="0021719B">
        <w:rPr>
          <w:rFonts w:ascii="TeleGrotesk Next" w:hAnsi="TeleGrotesk Next" w:cs="TeleGrotesk Next"/>
          <w:color w:val="000000" w:themeColor="text1"/>
          <w:sz w:val="24"/>
          <w:szCs w:val="24"/>
          <w:lang w:val="en-US"/>
        </w:rPr>
        <w:t>1</w:t>
      </w:r>
      <w:r w:rsidR="0021719B" w:rsidRPr="0021719B">
        <w:rPr>
          <w:rFonts w:ascii="Helvetica" w:hAnsi="Helvetica" w:cs="Helvetica"/>
          <w:color w:val="24292E"/>
          <w:spacing w:val="2"/>
          <w:sz w:val="21"/>
          <w:szCs w:val="21"/>
          <w:shd w:val="clear" w:color="auto" w:fill="FFFFFF"/>
          <w:lang w:val="en-US"/>
        </w:rPr>
        <w:t>0000</w:t>
      </w:r>
      <w:r w:rsidR="0021719B">
        <w:rPr>
          <w:rFonts w:ascii="Helvetica" w:hAnsi="Helvetica" w:cs="Helvetica"/>
          <w:color w:val="24292E"/>
          <w:spacing w:val="2"/>
          <w:sz w:val="21"/>
          <w:szCs w:val="21"/>
          <w:shd w:val="clear" w:color="auto" w:fill="FFFFFF"/>
          <w:lang w:val="en-US"/>
        </w:rPr>
        <w:t>XXXXX</w:t>
      </w:r>
      <w:r w:rsidRPr="00890F17">
        <w:rPr>
          <w:rFonts w:ascii="TeleGrotesk Next" w:hAnsi="TeleGrotesk Next" w:cs="TeleGrotesk Next"/>
          <w:color w:val="000000" w:themeColor="text1"/>
          <w:sz w:val="24"/>
          <w:szCs w:val="24"/>
          <w:lang w:val="en-US"/>
        </w:rPr>
        <w:t>"</w:t>
      </w:r>
    </w:p>
    <w:p w14:paraId="78287C55" w14:textId="77777777" w:rsidR="00152E4F" w:rsidRDefault="00152E4F" w:rsidP="00152E4F">
      <w:pPr>
        <w:rPr>
          <w:rFonts w:ascii="TeleGrotesk Next" w:hAnsi="TeleGrotesk Next" w:cs="TeleGrotesk Next"/>
        </w:rPr>
      </w:pPr>
    </w:p>
    <w:p w14:paraId="0D5CB35A" w14:textId="77777777" w:rsidR="0081762B" w:rsidRDefault="00596FAD" w:rsidP="00152E4F">
      <w:pPr>
        <w:rPr>
          <w:rFonts w:ascii="TeleGrotesk Next" w:hAnsi="TeleGrotesk Next" w:cs="TeleGrotesk Next"/>
        </w:rPr>
      </w:pPr>
      <w:r>
        <w:rPr>
          <w:rFonts w:ascii="TeleGrotesk Next" w:hAnsi="TeleGrotesk Next" w:cs="TeleGrotesk Next"/>
        </w:rPr>
        <w:t>You can access the dashboards of your organization by clicking</w:t>
      </w:r>
      <w:r w:rsidR="001666C1">
        <w:rPr>
          <w:rFonts w:ascii="TeleGrotesk Next" w:hAnsi="TeleGrotesk Next" w:cs="TeleGrotesk Next"/>
        </w:rPr>
        <w:t xml:space="preserve"> Manage within</w:t>
      </w:r>
      <w:r>
        <w:rPr>
          <w:rFonts w:ascii="TeleGrotesk Next" w:hAnsi="TeleGrotesk Next" w:cs="TeleGrotesk Next"/>
        </w:rPr>
        <w:t xml:space="preserve"> the </w:t>
      </w:r>
      <w:r w:rsidR="001666C1">
        <w:rPr>
          <w:rFonts w:ascii="TeleGrotesk Next" w:hAnsi="TeleGrotesk Next" w:cs="TeleGrotesk Next"/>
        </w:rPr>
        <w:t>“Square”</w:t>
      </w:r>
      <w:r>
        <w:rPr>
          <w:rFonts w:ascii="TeleGrotesk Next" w:hAnsi="TeleGrotesk Next" w:cs="TeleGrotesk Next"/>
        </w:rPr>
        <w:t>-Symbol</w:t>
      </w:r>
      <w:r w:rsidR="001666C1">
        <w:rPr>
          <w:rFonts w:ascii="TeleGrotesk Next" w:hAnsi="TeleGrotesk Next" w:cs="TeleGrotesk Next"/>
        </w:rPr>
        <w:t xml:space="preserve"> in the navigation bar on the left side of the screen.</w:t>
      </w:r>
    </w:p>
    <w:p w14:paraId="0A37D563" w14:textId="66FD44E4" w:rsidR="00126F4C" w:rsidRDefault="001666C1" w:rsidP="00126F4C">
      <w:pPr>
        <w:keepNext/>
      </w:pPr>
      <w:r>
        <w:rPr>
          <w:rFonts w:ascii="TeleGrotesk Next" w:hAnsi="TeleGrotesk Next" w:cs="TeleGrotesk Next"/>
        </w:rPr>
        <w:t xml:space="preserve"> </w:t>
      </w:r>
      <w:commentRangeStart w:id="312"/>
      <w:del w:id="313" w:author="Singh, Pranav" w:date="2022-11-02T16:09:00Z">
        <w:r w:rsidR="0081762B" w:rsidDel="007028CE">
          <w:rPr>
            <w:noProof/>
            <w:lang w:val="hu-HU" w:eastAsia="hu-HU"/>
          </w:rPr>
          <w:drawing>
            <wp:inline distT="0" distB="0" distL="0" distR="0" wp14:anchorId="5848B85A" wp14:editId="1D48CF99">
              <wp:extent cx="1672590" cy="2609761"/>
              <wp:effectExtent l="114300" t="114300" r="118110" b="153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3922" cy="2627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commentRangeEnd w:id="312"/>
      <w:ins w:id="314" w:author="Singh, Pranav" w:date="2022-11-02T16:09:00Z">
        <w:r w:rsidR="007028CE">
          <w:rPr>
            <w:noProof/>
            <w:lang w:val="hu-HU" w:eastAsia="hu-HU"/>
          </w:rPr>
          <w:drawing>
            <wp:inline distT="0" distB="0" distL="0" distR="0" wp14:anchorId="685F7BA0" wp14:editId="5D9067CE">
              <wp:extent cx="1988820" cy="2567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8820" cy="2567940"/>
                      </a:xfrm>
                      <a:prstGeom prst="rect">
                        <a:avLst/>
                      </a:prstGeom>
                      <a:noFill/>
                      <a:ln>
                        <a:noFill/>
                      </a:ln>
                    </pic:spPr>
                  </pic:pic>
                </a:graphicData>
              </a:graphic>
            </wp:inline>
          </w:drawing>
        </w:r>
      </w:ins>
      <w:r w:rsidR="0065682B">
        <w:rPr>
          <w:rStyle w:val="CommentReference"/>
          <w:rFonts w:ascii="Tele-GroteskNor" w:hAnsi="Tele-GroteskNor"/>
        </w:rPr>
        <w:commentReference w:id="312"/>
      </w:r>
    </w:p>
    <w:p w14:paraId="6A13AC8B" w14:textId="77777777" w:rsidR="000357C0" w:rsidRDefault="000357C0" w:rsidP="00152E4F">
      <w:pPr>
        <w:rPr>
          <w:rFonts w:ascii="TeleGrotesk Next" w:hAnsi="TeleGrotesk Next" w:cs="TeleGrotesk Next"/>
        </w:rPr>
      </w:pPr>
    </w:p>
    <w:p w14:paraId="7C243D4C" w14:textId="1945674B" w:rsidR="00DF788A" w:rsidRDefault="00DF788A" w:rsidP="00DF788A">
      <w:pPr>
        <w:pStyle w:val="Heading3"/>
        <w:numPr>
          <w:ilvl w:val="2"/>
          <w:numId w:val="6"/>
        </w:numPr>
      </w:pPr>
      <w:bookmarkStart w:id="315" w:name="_Toc124349965"/>
      <w:r>
        <w:lastRenderedPageBreak/>
        <w:t>“Getting started”-Dashboard</w:t>
      </w:r>
      <w:bookmarkEnd w:id="315"/>
    </w:p>
    <w:p w14:paraId="15509522" w14:textId="27995333" w:rsidR="00DF788A" w:rsidRPr="00DF788A" w:rsidRDefault="00DF788A" w:rsidP="00DF788A">
      <w:r>
        <w:t>Each organization includes a so</w:t>
      </w:r>
      <w:r w:rsidR="00204D68">
        <w:t>-</w:t>
      </w:r>
      <w:r>
        <w:t>called “Getting Started” dashboard, which contains some information relevant to new users of Enterprise Dashboard. For example</w:t>
      </w:r>
      <w:r w:rsidR="00204D68">
        <w:t>,</w:t>
      </w:r>
      <w:r>
        <w:t xml:space="preserve"> all of your dashboards are listed, new releases from Open Telekom Cloud are visible and some basic user permissions are explained. </w:t>
      </w:r>
    </w:p>
    <w:p w14:paraId="4349434E" w14:textId="2D8DEEC7" w:rsidR="00DF788A" w:rsidRDefault="00DF788A" w:rsidP="00152E4F">
      <w:pPr>
        <w:rPr>
          <w:rFonts w:ascii="TeleGrotesk Next" w:hAnsi="TeleGrotesk Next" w:cs="TeleGrotesk Next"/>
        </w:rPr>
      </w:pPr>
    </w:p>
    <w:p w14:paraId="390E14DF" w14:textId="420033A5" w:rsidR="00DF788A" w:rsidRPr="00296FAD" w:rsidRDefault="00296FAD" w:rsidP="00296FAD">
      <w:pPr>
        <w:pStyle w:val="Heading3"/>
        <w:numPr>
          <w:ilvl w:val="2"/>
          <w:numId w:val="6"/>
        </w:numPr>
      </w:pPr>
      <w:bookmarkStart w:id="316" w:name="_Toc124349966"/>
      <w:r w:rsidRPr="00296FAD">
        <w:t>Provided by Open Telekom Cloud</w:t>
      </w:r>
      <w:bookmarkEnd w:id="316"/>
      <w:r w:rsidRPr="00296FAD">
        <w:t xml:space="preserve"> </w:t>
      </w:r>
    </w:p>
    <w:p w14:paraId="01001B4E" w14:textId="77777777" w:rsidR="00DF788A" w:rsidRDefault="00DF788A" w:rsidP="00152E4F">
      <w:pPr>
        <w:rPr>
          <w:rFonts w:ascii="TeleGrotesk Next" w:hAnsi="TeleGrotesk Next" w:cs="TeleGrotesk Next"/>
        </w:rPr>
      </w:pPr>
    </w:p>
    <w:p w14:paraId="2B1A26A8" w14:textId="77777777" w:rsidR="0067032C" w:rsidRDefault="00883D3B" w:rsidP="00152E4F">
      <w:pPr>
        <w:rPr>
          <w:ins w:id="317" w:author="Singh, Pranav" w:date="2022-11-02T16:17:00Z"/>
          <w:rFonts w:ascii="TeleGrotesk Next" w:hAnsi="TeleGrotesk Next" w:cs="TeleGrotesk Next"/>
        </w:rPr>
      </w:pPr>
      <w:r>
        <w:rPr>
          <w:rFonts w:ascii="TeleGrotesk Next" w:hAnsi="TeleGrotesk Next" w:cs="TeleGrotesk Next"/>
        </w:rPr>
        <w:t>There are two default</w:t>
      </w:r>
      <w:r w:rsidR="00296FAD">
        <w:rPr>
          <w:rFonts w:ascii="TeleGrotesk Next" w:hAnsi="TeleGrotesk Next" w:cs="TeleGrotesk Next"/>
        </w:rPr>
        <w:t xml:space="preserve"> financial</w:t>
      </w:r>
      <w:r>
        <w:rPr>
          <w:rFonts w:ascii="TeleGrotesk Next" w:hAnsi="TeleGrotesk Next" w:cs="TeleGrotesk Next"/>
        </w:rPr>
        <w:t xml:space="preserve"> dashboards within each organization. </w:t>
      </w:r>
      <w:r w:rsidR="00296FAD">
        <w:rPr>
          <w:rFonts w:ascii="TeleGrotesk Next" w:hAnsi="TeleGrotesk Next" w:cs="TeleGrotesk Next"/>
        </w:rPr>
        <w:t>Financial</w:t>
      </w:r>
      <w:r w:rsidR="00833529">
        <w:rPr>
          <w:rFonts w:ascii="TeleGrotesk Next" w:hAnsi="TeleGrotesk Next" w:cs="TeleGrotesk Next"/>
        </w:rPr>
        <w:t xml:space="preserve"> dashboards provided by </w:t>
      </w:r>
      <w:r w:rsidR="00632B08">
        <w:rPr>
          <w:rFonts w:ascii="TeleGrotesk Next" w:hAnsi="TeleGrotesk Next" w:cs="TeleGrotesk Next"/>
        </w:rPr>
        <w:t>Open Telekom Cloud</w:t>
      </w:r>
      <w:r w:rsidR="00833529">
        <w:rPr>
          <w:rFonts w:ascii="TeleGrotesk Next" w:hAnsi="TeleGrotesk Next" w:cs="TeleGrotesk Next"/>
        </w:rPr>
        <w:t xml:space="preserve"> are located in the folder “Provided by Open Telekom Cloud” and are tagged individua</w:t>
      </w:r>
      <w:r w:rsidR="00204D68">
        <w:rPr>
          <w:rFonts w:ascii="TeleGrotesk Next" w:hAnsi="TeleGrotesk Next" w:cs="TeleGrotesk Next"/>
        </w:rPr>
        <w:t>l</w:t>
      </w:r>
      <w:r w:rsidR="00833529">
        <w:rPr>
          <w:rFonts w:ascii="TeleGrotesk Next" w:hAnsi="TeleGrotesk Next" w:cs="TeleGrotesk Next"/>
        </w:rPr>
        <w:t>ly for a quick overview on which aspect a dashboard is focused on.</w:t>
      </w:r>
    </w:p>
    <w:p w14:paraId="67342DC1" w14:textId="705C9702" w:rsidR="00883D3B" w:rsidRDefault="0067032C" w:rsidP="00152E4F">
      <w:pPr>
        <w:rPr>
          <w:rFonts w:ascii="TeleGrotesk Next" w:hAnsi="TeleGrotesk Next" w:cs="TeleGrotesk Next"/>
        </w:rPr>
      </w:pPr>
      <w:ins w:id="318" w:author="Singh, Pranav" w:date="2022-11-02T16:16:00Z">
        <w:r>
          <w:rPr>
            <w:rFonts w:ascii="TeleGrotesk Next" w:hAnsi="TeleGrotesk Next" w:cs="TeleGrotesk Next"/>
            <w:noProof/>
          </w:rPr>
          <w:drawing>
            <wp:inline distT="0" distB="0" distL="0" distR="0" wp14:anchorId="414BFA89" wp14:editId="4DBC3DF4">
              <wp:extent cx="6050280" cy="37490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0280" cy="3749040"/>
                      </a:xfrm>
                      <a:prstGeom prst="rect">
                        <a:avLst/>
                      </a:prstGeom>
                      <a:noFill/>
                      <a:ln>
                        <a:noFill/>
                      </a:ln>
                    </pic:spPr>
                  </pic:pic>
                </a:graphicData>
              </a:graphic>
            </wp:inline>
          </w:drawing>
        </w:r>
      </w:ins>
    </w:p>
    <w:p w14:paraId="177202E6" w14:textId="55DD5047" w:rsidR="00883D3B" w:rsidRDefault="00883D3B" w:rsidP="00883D3B">
      <w:pPr>
        <w:keepNext/>
      </w:pPr>
      <w:del w:id="319" w:author="Singh, Pranav" w:date="2022-11-02T16:16:00Z">
        <w:r w:rsidDel="0067032C">
          <w:rPr>
            <w:rFonts w:ascii="TeleGrotesk Next" w:hAnsi="TeleGrotesk Next" w:cs="TeleGrotesk Next"/>
            <w:noProof/>
            <w:lang w:val="hu-HU" w:eastAsia="hu-HU"/>
          </w:rPr>
          <w:drawing>
            <wp:inline distT="0" distB="0" distL="0" distR="0" wp14:anchorId="671A23DA" wp14:editId="265D9CFF">
              <wp:extent cx="6003544" cy="2821305"/>
              <wp:effectExtent l="133350" t="114300" r="130810" b="1695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_dashboards.png"/>
                      <pic:cNvPicPr/>
                    </pic:nvPicPr>
                    <pic:blipFill>
                      <a:blip r:embed="rId24">
                        <a:extLst>
                          <a:ext uri="{28A0092B-C50C-407E-A947-70E740481C1C}">
                            <a14:useLocalDpi xmlns:a14="http://schemas.microsoft.com/office/drawing/2010/main" val="0"/>
                          </a:ext>
                        </a:extLst>
                      </a:blip>
                      <a:stretch>
                        <a:fillRect/>
                      </a:stretch>
                    </pic:blipFill>
                    <pic:spPr>
                      <a:xfrm>
                        <a:off x="0" y="0"/>
                        <a:ext cx="6003544" cy="282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p>
    <w:p w14:paraId="536A11C0" w14:textId="2549C97C" w:rsidR="00027F59" w:rsidRDefault="0067032C" w:rsidP="00027F59">
      <w:pPr>
        <w:pStyle w:val="Heading3"/>
      </w:pPr>
      <w:bookmarkStart w:id="320" w:name="_Toc31964915"/>
      <w:bookmarkStart w:id="321" w:name="_Toc124349967"/>
      <w:ins w:id="322" w:author="Singh, Pranav" w:date="2022-11-02T16:17:00Z">
        <w:r>
          <w:t>C</w:t>
        </w:r>
      </w:ins>
      <w:del w:id="323" w:author="Singh, Pranav" w:date="2022-11-02T16:17:00Z">
        <w:r w:rsidR="0081762B" w:rsidDel="0067032C">
          <w:delText xml:space="preserve">Tenant </w:delText>
        </w:r>
        <w:bookmarkEnd w:id="320"/>
        <w:r w:rsidR="00296FAD" w:rsidDel="0067032C">
          <w:delText>c</w:delText>
        </w:r>
      </w:del>
      <w:r w:rsidR="00296FAD">
        <w:t>onsumption view</w:t>
      </w:r>
      <w:bookmarkEnd w:id="321"/>
    </w:p>
    <w:p w14:paraId="31C6C5D9" w14:textId="4732BE92" w:rsidR="00296FAD" w:rsidRDefault="00296FAD" w:rsidP="00027F59">
      <w:pPr>
        <w:rPr>
          <w:rFonts w:ascii="TeleGrotesk Next" w:hAnsi="TeleGrotesk Next" w:cs="TeleGrotesk Next"/>
        </w:rPr>
      </w:pPr>
      <w:r>
        <w:rPr>
          <w:rFonts w:ascii="TeleGrotesk Next" w:hAnsi="TeleGrotesk Next" w:cs="TeleGrotesk Next"/>
        </w:rPr>
        <w:t>The Dashboard “</w:t>
      </w:r>
      <w:del w:id="324" w:author="Singh, Pranav" w:date="2022-11-02T16:17:00Z">
        <w:r w:rsidDel="0067032C">
          <w:rPr>
            <w:rFonts w:ascii="TeleGrotesk Next" w:hAnsi="TeleGrotesk Next" w:cs="TeleGrotesk Next"/>
          </w:rPr>
          <w:delText xml:space="preserve">Tenant </w:delText>
        </w:r>
      </w:del>
      <w:ins w:id="325" w:author="Singh, Pranav" w:date="2022-11-02T16:17:00Z">
        <w:r w:rsidR="0067032C">
          <w:rPr>
            <w:rFonts w:ascii="TeleGrotesk Next" w:hAnsi="TeleGrotesk Next" w:cs="TeleGrotesk Next"/>
          </w:rPr>
          <w:t>C</w:t>
        </w:r>
      </w:ins>
      <w:del w:id="326" w:author="Singh, Pranav" w:date="2022-11-02T16:17:00Z">
        <w:r w:rsidDel="0067032C">
          <w:rPr>
            <w:rFonts w:ascii="TeleGrotesk Next" w:hAnsi="TeleGrotesk Next" w:cs="TeleGrotesk Next"/>
          </w:rPr>
          <w:delText>c</w:delText>
        </w:r>
      </w:del>
      <w:r>
        <w:rPr>
          <w:rFonts w:ascii="TeleGrotesk Next" w:hAnsi="TeleGrotesk Next" w:cs="TeleGrotesk Next"/>
        </w:rPr>
        <w:t xml:space="preserve">onsumption view” aims to display your </w:t>
      </w:r>
      <w:r w:rsidR="00026371">
        <w:rPr>
          <w:rFonts w:ascii="TeleGrotesk Next" w:hAnsi="TeleGrotesk Next" w:cs="TeleGrotesk Next"/>
        </w:rPr>
        <w:t>spendings</w:t>
      </w:r>
      <w:r>
        <w:rPr>
          <w:rFonts w:ascii="TeleGrotesk Next" w:hAnsi="TeleGrotesk Next" w:cs="TeleGrotesk Next"/>
        </w:rPr>
        <w:t xml:space="preserve"> according to your monthly invoice. It focuses on attributes, which are visible on </w:t>
      </w:r>
      <w:r w:rsidR="00204D68">
        <w:rPr>
          <w:rFonts w:ascii="TeleGrotesk Next" w:hAnsi="TeleGrotesk Next" w:cs="TeleGrotesk Next"/>
        </w:rPr>
        <w:t>the</w:t>
      </w:r>
      <w:r>
        <w:rPr>
          <w:rFonts w:ascii="TeleGrotesk Next" w:hAnsi="TeleGrotesk Next" w:cs="TeleGrotesk Next"/>
        </w:rPr>
        <w:t xml:space="preserve"> pdf </w:t>
      </w:r>
      <w:r w:rsidR="00FF17BF">
        <w:rPr>
          <w:rFonts w:ascii="TeleGrotesk Next" w:hAnsi="TeleGrotesk Next" w:cs="TeleGrotesk Next"/>
        </w:rPr>
        <w:t>file of your invoice</w:t>
      </w:r>
      <w:r>
        <w:rPr>
          <w:rFonts w:ascii="TeleGrotesk Next" w:hAnsi="TeleGrotesk Next" w:cs="TeleGrotesk Next"/>
        </w:rPr>
        <w:t>, e.g. spendings of individual product categories and products.</w:t>
      </w:r>
      <w:r w:rsidR="00026371">
        <w:rPr>
          <w:rFonts w:ascii="TeleGrotesk Next" w:hAnsi="TeleGrotesk Next" w:cs="TeleGrotesk Next"/>
        </w:rPr>
        <w:t xml:space="preserve"> </w:t>
      </w:r>
    </w:p>
    <w:p w14:paraId="52D843AA" w14:textId="77777777" w:rsidR="00CB0FF2" w:rsidRDefault="00CB0FF2" w:rsidP="00027F59">
      <w:pPr>
        <w:rPr>
          <w:rFonts w:ascii="TeleGrotesk Next" w:hAnsi="TeleGrotesk Next" w:cs="TeleGrotesk Next"/>
        </w:rPr>
      </w:pPr>
    </w:p>
    <w:p w14:paraId="3F9FFE1D" w14:textId="29DEAC1B" w:rsidR="00390A69" w:rsidRDefault="00CB0FF2" w:rsidP="00027F59">
      <w:pPr>
        <w:rPr>
          <w:rFonts w:ascii="TeleGrotesk Next" w:hAnsi="TeleGrotesk Next" w:cs="TeleGrotesk Next"/>
        </w:rPr>
      </w:pPr>
      <w:r>
        <w:rPr>
          <w:rFonts w:ascii="TeleGrotesk Next" w:hAnsi="TeleGrotesk Next" w:cs="TeleGrotesk Next"/>
          <w:noProof/>
        </w:rPr>
        <w:lastRenderedPageBreak/>
        <w:drawing>
          <wp:inline distT="0" distB="0" distL="0" distR="0" wp14:anchorId="6D081083" wp14:editId="35D7F689">
            <wp:extent cx="6050280" cy="30022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50280" cy="3002280"/>
                    </a:xfrm>
                    <a:prstGeom prst="rect">
                      <a:avLst/>
                    </a:prstGeom>
                    <a:noFill/>
                    <a:ln>
                      <a:noFill/>
                    </a:ln>
                  </pic:spPr>
                </pic:pic>
              </a:graphicData>
            </a:graphic>
          </wp:inline>
        </w:drawing>
      </w:r>
      <w:r>
        <w:rPr>
          <w:rFonts w:ascii="TeleGrotesk Next" w:hAnsi="TeleGrotesk Next" w:cs="TeleGrotesk Next"/>
        </w:rPr>
        <w:br w:type="textWrapping" w:clear="all"/>
      </w:r>
    </w:p>
    <w:p w14:paraId="4C13450E" w14:textId="5AE193EE" w:rsidR="00296FAD" w:rsidRDefault="00296FAD" w:rsidP="00027F59">
      <w:pPr>
        <w:rPr>
          <w:rFonts w:ascii="TeleGrotesk Next" w:hAnsi="TeleGrotesk Next" w:cs="TeleGrotesk Next"/>
        </w:rPr>
      </w:pPr>
    </w:p>
    <w:p w14:paraId="1AF4FA83" w14:textId="75219065" w:rsidR="00296FAD" w:rsidRDefault="00026371" w:rsidP="00027F59">
      <w:pPr>
        <w:rPr>
          <w:rFonts w:ascii="TeleGrotesk Next" w:hAnsi="TeleGrotesk Next" w:cs="TeleGrotesk Next"/>
        </w:rPr>
      </w:pPr>
      <w:r>
        <w:rPr>
          <w:rFonts w:ascii="TeleGrotesk Next" w:hAnsi="TeleGrotesk Next" w:cs="TeleGrotesk Next"/>
        </w:rPr>
        <w:t>You will see your aggregated costs already in the first panels of the dashboards and will get more detailed views for individual product categories or projects further below.</w:t>
      </w:r>
    </w:p>
    <w:p w14:paraId="77BC3B12" w14:textId="00C5C3BB" w:rsidR="005F6FCB" w:rsidRDefault="0067032C" w:rsidP="005F6FCB">
      <w:pPr>
        <w:pStyle w:val="Heading3"/>
      </w:pPr>
      <w:bookmarkStart w:id="327" w:name="_Toc31964916"/>
      <w:bookmarkStart w:id="328" w:name="_Toc124349968"/>
      <w:ins w:id="329" w:author="Singh, Pranav" w:date="2022-11-02T16:18:00Z">
        <w:r>
          <w:t>C</w:t>
        </w:r>
      </w:ins>
      <w:del w:id="330" w:author="Singh, Pranav" w:date="2022-11-02T16:18:00Z">
        <w:r w:rsidR="005F6FCB" w:rsidDel="0067032C">
          <w:delText xml:space="preserve">Tenant </w:delText>
        </w:r>
        <w:bookmarkEnd w:id="327"/>
        <w:r w:rsidR="00026371" w:rsidDel="0067032C">
          <w:delText>c</w:delText>
        </w:r>
      </w:del>
      <w:r w:rsidR="00026371">
        <w:t>onsumption view with Tags</w:t>
      </w:r>
      <w:bookmarkEnd w:id="328"/>
    </w:p>
    <w:p w14:paraId="0B331BC1" w14:textId="58D53CB5" w:rsidR="005F6FCB" w:rsidRPr="005F6FCB" w:rsidRDefault="005F6FCB" w:rsidP="005F6FCB">
      <w:pPr>
        <w:rPr>
          <w:rFonts w:ascii="TeleGrotesk Next" w:hAnsi="TeleGrotesk Next" w:cs="TeleGrotesk Next"/>
        </w:rPr>
      </w:pPr>
      <w:r w:rsidRPr="005F6FCB">
        <w:rPr>
          <w:rFonts w:ascii="TeleGrotesk Next" w:hAnsi="TeleGrotesk Next" w:cs="TeleGrotesk Next"/>
        </w:rPr>
        <w:t xml:space="preserve">The Dashboard </w:t>
      </w:r>
      <w:r w:rsidR="00026371">
        <w:rPr>
          <w:rFonts w:ascii="TeleGrotesk Next" w:hAnsi="TeleGrotesk Next" w:cs="TeleGrotesk Next"/>
        </w:rPr>
        <w:t>“Tenant consumption view with Tags”</w:t>
      </w:r>
      <w:r w:rsidRPr="005F6FCB">
        <w:rPr>
          <w:rFonts w:ascii="TeleGrotesk Next" w:hAnsi="TeleGrotesk Next" w:cs="TeleGrotesk Next"/>
        </w:rPr>
        <w:t xml:space="preserve"> </w:t>
      </w:r>
      <w:r w:rsidR="00A576B5">
        <w:rPr>
          <w:rFonts w:ascii="TeleGrotesk Next" w:hAnsi="TeleGrotesk Next" w:cs="TeleGrotesk Next"/>
        </w:rPr>
        <w:t>displays your invoice data with a fo</w:t>
      </w:r>
      <w:r w:rsidR="00026371">
        <w:rPr>
          <w:rFonts w:ascii="TeleGrotesk Next" w:hAnsi="TeleGrotesk Next" w:cs="TeleGrotesk Next"/>
        </w:rPr>
        <w:t>cus on those resources, which have been tagged.</w:t>
      </w:r>
      <w:r w:rsidRPr="005F6FCB">
        <w:rPr>
          <w:rFonts w:ascii="TeleGrotesk Next" w:hAnsi="TeleGrotesk Next" w:cs="TeleGrotesk Next"/>
        </w:rPr>
        <w:t> </w:t>
      </w:r>
      <w:hyperlink r:id="rId26" w:history="1">
        <w:r w:rsidRPr="005F6FCB">
          <w:rPr>
            <w:rStyle w:val="Hyperlink"/>
          </w:rPr>
          <w:t>Tag Management Service</w:t>
        </w:r>
      </w:hyperlink>
      <w:r w:rsidRPr="005F6FCB">
        <w:rPr>
          <w:rStyle w:val="Hyperlink"/>
          <w:u w:val="none"/>
        </w:rPr>
        <w:t> </w:t>
      </w:r>
      <w:r w:rsidRPr="005F6FCB">
        <w:rPr>
          <w:rFonts w:ascii="TeleGrotesk Next" w:hAnsi="TeleGrotesk Next" w:cs="TeleGrotesk Next"/>
        </w:rPr>
        <w:t xml:space="preserve">is an </w:t>
      </w:r>
      <w:proofErr w:type="spellStart"/>
      <w:r w:rsidRPr="005F6FCB">
        <w:rPr>
          <w:rFonts w:ascii="TeleGrotesk Next" w:hAnsi="TeleGrotesk Next" w:cs="TeleGrotesk Next"/>
        </w:rPr>
        <w:t>Openstack</w:t>
      </w:r>
      <w:proofErr w:type="spellEnd"/>
      <w:r w:rsidRPr="005F6FCB">
        <w:rPr>
          <w:rFonts w:ascii="TeleGrotesk Next" w:hAnsi="TeleGrotesk Next" w:cs="TeleGrotesk Next"/>
        </w:rPr>
        <w:t xml:space="preserve"> Service </w:t>
      </w:r>
      <w:r w:rsidR="00204D68">
        <w:rPr>
          <w:rFonts w:ascii="TeleGrotesk Next" w:hAnsi="TeleGrotesk Next" w:cs="TeleGrotesk Next"/>
        </w:rPr>
        <w:t>that</w:t>
      </w:r>
      <w:r w:rsidRPr="005F6FCB">
        <w:rPr>
          <w:rFonts w:ascii="TeleGrotesk Next" w:hAnsi="TeleGrotesk Next" w:cs="TeleGrotesk Next"/>
        </w:rPr>
        <w:t xml:space="preserve"> allows the user to add up to 20 additional metadata tags to a virtual machine or data disk (and several other resources).</w:t>
      </w:r>
      <w:r w:rsidR="00026371">
        <w:rPr>
          <w:rFonts w:ascii="TeleGrotesk Next" w:hAnsi="TeleGrotesk Next" w:cs="TeleGrotesk Next"/>
        </w:rPr>
        <w:t xml:space="preserve"> The cost of these machines is visible in </w:t>
      </w:r>
      <w:r w:rsidR="00FF17BF">
        <w:rPr>
          <w:rFonts w:ascii="TeleGrotesk Next" w:hAnsi="TeleGrotesk Next" w:cs="TeleGrotesk Next"/>
        </w:rPr>
        <w:t xml:space="preserve">the </w:t>
      </w:r>
      <w:r w:rsidR="00204D68">
        <w:rPr>
          <w:rFonts w:ascii="TeleGrotesk Next" w:hAnsi="TeleGrotesk Next" w:cs="TeleGrotesk Next"/>
        </w:rPr>
        <w:t>CSV</w:t>
      </w:r>
      <w:r w:rsidR="00FF17BF">
        <w:rPr>
          <w:rFonts w:ascii="TeleGrotesk Next" w:hAnsi="TeleGrotesk Next" w:cs="TeleGrotesk Next"/>
        </w:rPr>
        <w:t xml:space="preserve"> file of your invoice. </w:t>
      </w:r>
    </w:p>
    <w:p w14:paraId="0DDD051E" w14:textId="63BE6492" w:rsidR="00FF17BF" w:rsidRDefault="00FF17BF" w:rsidP="007D215A">
      <w:pPr>
        <w:keepNext/>
        <w:rPr>
          <w:rFonts w:ascii="TeleGrotesk Next" w:hAnsi="TeleGrotesk Next" w:cs="TeleGrotesk Next"/>
        </w:rPr>
      </w:pPr>
      <w:r>
        <w:rPr>
          <w:rFonts w:ascii="TeleGrotesk Next" w:hAnsi="TeleGrotesk Next" w:cs="TeleGrotesk Next"/>
        </w:rPr>
        <w:t>You can select either specific Tag Key and Value combinations or display all of them.</w:t>
      </w:r>
    </w:p>
    <w:p w14:paraId="5A632D7C" w14:textId="77777777" w:rsidR="00235524" w:rsidRDefault="00235524" w:rsidP="007D215A">
      <w:pPr>
        <w:keepNext/>
        <w:rPr>
          <w:rFonts w:ascii="TeleGrotesk Next" w:hAnsi="TeleGrotesk Next" w:cs="TeleGrotesk Next"/>
        </w:rPr>
      </w:pPr>
    </w:p>
    <w:p w14:paraId="1A251566" w14:textId="43C8563E" w:rsidR="00FF17BF" w:rsidRDefault="00FF17BF" w:rsidP="007D215A">
      <w:pPr>
        <w:keepNext/>
        <w:rPr>
          <w:rFonts w:ascii="TeleGrotesk Next" w:hAnsi="TeleGrotesk Next" w:cs="TeleGrotesk Next"/>
        </w:rPr>
      </w:pPr>
      <w:r>
        <w:rPr>
          <w:rFonts w:ascii="TeleGrotesk Next" w:hAnsi="TeleGrotesk Next" w:cs="TeleGrotesk Next"/>
        </w:rPr>
        <w:t>For example</w:t>
      </w:r>
      <w:r w:rsidR="00204D68">
        <w:rPr>
          <w:rFonts w:ascii="TeleGrotesk Next" w:hAnsi="TeleGrotesk Next" w:cs="TeleGrotesk Next"/>
        </w:rPr>
        <w:t>,</w:t>
      </w:r>
      <w:r>
        <w:rPr>
          <w:rFonts w:ascii="TeleGrotesk Next" w:hAnsi="TeleGrotesk Next" w:cs="TeleGrotesk Next"/>
        </w:rPr>
        <w:t xml:space="preserve"> you can select the Tag Key “CCE-Dynamic-Provisioning-Node” to see your Container Costs within Open Telekom Cloud. Elastic Cloud Servers spawned within a Cloud Container Engine Node have this Key-Value Pair attached to it.</w:t>
      </w:r>
    </w:p>
    <w:p w14:paraId="475F52CA" w14:textId="77777777" w:rsidR="00FF17BF" w:rsidRDefault="00FF17BF" w:rsidP="007D215A">
      <w:pPr>
        <w:keepNext/>
        <w:rPr>
          <w:rFonts w:ascii="TeleGrotesk Next" w:hAnsi="TeleGrotesk Next" w:cs="TeleGrotesk Next"/>
        </w:rPr>
      </w:pPr>
    </w:p>
    <w:p w14:paraId="0D0319D7" w14:textId="5224AAEF" w:rsidR="007D215A" w:rsidRDefault="00FF17BF" w:rsidP="007D215A">
      <w:pPr>
        <w:keepNext/>
      </w:pPr>
      <w:r w:rsidRPr="00FF17BF">
        <w:rPr>
          <w:noProof/>
        </w:rPr>
        <w:t xml:space="preserve"> </w:t>
      </w:r>
      <w:r>
        <w:rPr>
          <w:noProof/>
        </w:rPr>
        <w:drawing>
          <wp:inline distT="0" distB="0" distL="0" distR="0" wp14:anchorId="1A8B348C" wp14:editId="696BA331">
            <wp:extent cx="5238750" cy="495300"/>
            <wp:effectExtent l="0" t="0" r="0" b="0"/>
            <wp:docPr id="960" name="Grafik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8750" cy="495300"/>
                    </a:xfrm>
                    <a:prstGeom prst="rect">
                      <a:avLst/>
                    </a:prstGeom>
                  </pic:spPr>
                </pic:pic>
              </a:graphicData>
            </a:graphic>
          </wp:inline>
        </w:drawing>
      </w:r>
    </w:p>
    <w:p w14:paraId="6F6E4B04" w14:textId="50BA8ABF" w:rsidR="00FF17BF" w:rsidRDefault="00FF17BF" w:rsidP="00FF17BF">
      <w:bookmarkStart w:id="331" w:name="_Toc31964917"/>
    </w:p>
    <w:p w14:paraId="1F69A917" w14:textId="5E7D5D9A" w:rsidR="00235524" w:rsidRDefault="00235524" w:rsidP="00FF17BF">
      <w:r>
        <w:t xml:space="preserve">According to your selection, the dashboard panels will display the costs accordingly. </w:t>
      </w:r>
    </w:p>
    <w:p w14:paraId="0A7CB5F7" w14:textId="081FBFD8" w:rsidR="00CB0FF2" w:rsidRDefault="00CB0FF2" w:rsidP="00FF17BF">
      <w:r>
        <w:rPr>
          <w:noProof/>
        </w:rPr>
        <w:drawing>
          <wp:inline distT="0" distB="0" distL="0" distR="0" wp14:anchorId="65A59094" wp14:editId="337E1CB3">
            <wp:extent cx="6050280" cy="24155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50280" cy="2415540"/>
                    </a:xfrm>
                    <a:prstGeom prst="rect">
                      <a:avLst/>
                    </a:prstGeom>
                    <a:noFill/>
                    <a:ln>
                      <a:noFill/>
                    </a:ln>
                  </pic:spPr>
                </pic:pic>
              </a:graphicData>
            </a:graphic>
          </wp:inline>
        </w:drawing>
      </w:r>
    </w:p>
    <w:p w14:paraId="0FA46205" w14:textId="77777777" w:rsidR="00390A69" w:rsidRDefault="00390A69" w:rsidP="00FF17BF"/>
    <w:p w14:paraId="264A0798" w14:textId="450F7984" w:rsidR="00390A69" w:rsidRDefault="00390A69" w:rsidP="00FF17BF"/>
    <w:p w14:paraId="2F808C53" w14:textId="71941E1F" w:rsidR="00235524" w:rsidRDefault="00235524" w:rsidP="00FF17BF"/>
    <w:p w14:paraId="5A548086" w14:textId="7DBFAB51" w:rsidR="00235524" w:rsidRDefault="00235524" w:rsidP="00FF17BF">
      <w:r>
        <w:t>More detailed views for each selected Tag Key-Value combinations can be found further below in the dashboard.</w:t>
      </w:r>
    </w:p>
    <w:p w14:paraId="3D1C4374" w14:textId="00548AE4" w:rsidR="00235524" w:rsidRDefault="00235524" w:rsidP="00FF17BF"/>
    <w:p w14:paraId="466106D3" w14:textId="035E3C45" w:rsidR="00235524" w:rsidRDefault="00235524" w:rsidP="00FF17BF">
      <w:r w:rsidRPr="00235524">
        <w:rPr>
          <w:noProof/>
        </w:rPr>
        <w:drawing>
          <wp:inline distT="0" distB="0" distL="0" distR="0" wp14:anchorId="513ACDB3" wp14:editId="42D9A89B">
            <wp:extent cx="6162675" cy="1581000"/>
            <wp:effectExtent l="0" t="0" r="0" b="635"/>
            <wp:docPr id="963" name="Grafik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Grafik 963"/>
                    <pic:cNvPicPr/>
                  </pic:nvPicPr>
                  <pic:blipFill>
                    <a:blip r:embed="rId29">
                      <a:extLst>
                        <a:ext uri="{28A0092B-C50C-407E-A947-70E740481C1C}">
                          <a14:useLocalDpi xmlns:a14="http://schemas.microsoft.com/office/drawing/2010/main" val="0"/>
                        </a:ext>
                      </a:extLst>
                    </a:blip>
                    <a:stretch>
                      <a:fillRect/>
                    </a:stretch>
                  </pic:blipFill>
                  <pic:spPr>
                    <a:xfrm>
                      <a:off x="0" y="0"/>
                      <a:ext cx="6187446" cy="1587355"/>
                    </a:xfrm>
                    <a:prstGeom prst="rect">
                      <a:avLst/>
                    </a:prstGeom>
                  </pic:spPr>
                </pic:pic>
              </a:graphicData>
            </a:graphic>
          </wp:inline>
        </w:drawing>
      </w:r>
    </w:p>
    <w:p w14:paraId="5F0F94E3" w14:textId="08C739BD" w:rsidR="00CF1B90" w:rsidRDefault="00AD1966" w:rsidP="00CF1B90">
      <w:pPr>
        <w:pStyle w:val="Heading3"/>
      </w:pPr>
      <w:bookmarkStart w:id="332" w:name="_Toc124349969"/>
      <w:r>
        <w:t>Global</w:t>
      </w:r>
      <w:r w:rsidR="00CF1B90">
        <w:t xml:space="preserve"> </w:t>
      </w:r>
      <w:bookmarkEnd w:id="331"/>
      <w:r>
        <w:t>consumption view</w:t>
      </w:r>
      <w:bookmarkEnd w:id="332"/>
    </w:p>
    <w:p w14:paraId="08671570" w14:textId="3F022EB5" w:rsidR="009F6B8F" w:rsidRDefault="009F6B8F" w:rsidP="00CF1B90">
      <w:r>
        <w:t>Global Dashboards are available for users of Enterprise Dashboard Large</w:t>
      </w:r>
      <w:del w:id="333" w:author="Singh, Pranav" w:date="2022-11-02T16:27:00Z">
        <w:r w:rsidDel="0063576D">
          <w:delText xml:space="preserve"> or Extra Large</w:delText>
        </w:r>
      </w:del>
      <w:r>
        <w:t>.</w:t>
      </w:r>
    </w:p>
    <w:p w14:paraId="3581B055" w14:textId="77777777" w:rsidR="009F6B8F" w:rsidRDefault="009F6B8F" w:rsidP="00CF1B90"/>
    <w:p w14:paraId="5DAB0347" w14:textId="75AE29AC" w:rsidR="00AA6FEB" w:rsidRDefault="00CF1B90" w:rsidP="00CF1B90">
      <w:r>
        <w:t xml:space="preserve">The </w:t>
      </w:r>
      <w:r w:rsidR="00AD1966">
        <w:t>dashboard “</w:t>
      </w:r>
      <w:r w:rsidR="009B2C93">
        <w:t>G</w:t>
      </w:r>
      <w:r w:rsidR="00AD1966">
        <w:t>lobal consumption view”</w:t>
      </w:r>
      <w:r>
        <w:t xml:space="preserve"> is built up in the same way as the </w:t>
      </w:r>
      <w:r w:rsidR="00AD1966">
        <w:t>dashboard “T</w:t>
      </w:r>
      <w:r>
        <w:t xml:space="preserve">enant </w:t>
      </w:r>
      <w:r w:rsidR="00AD1966">
        <w:t>consumption view” described in chapter 3.2.3 before.</w:t>
      </w:r>
      <w:r>
        <w:t xml:space="preserve"> </w:t>
      </w:r>
      <w:r w:rsidR="00AD1966">
        <w:t>However</w:t>
      </w:r>
      <w:r w:rsidR="00204D68">
        <w:t>,</w:t>
      </w:r>
      <w:r w:rsidR="00AD1966">
        <w:t xml:space="preserve"> there is one exce</w:t>
      </w:r>
      <w:r w:rsidR="00204D68">
        <w:t>pt</w:t>
      </w:r>
      <w:r w:rsidR="00AD1966">
        <w:t>ion</w:t>
      </w:r>
      <w:r>
        <w:t>. You</w:t>
      </w:r>
      <w:r w:rsidR="00AD1966">
        <w:t xml:space="preserve"> can </w:t>
      </w:r>
      <w:r>
        <w:t xml:space="preserve">select </w:t>
      </w:r>
      <w:r w:rsidR="00AD1966">
        <w:t>either a single</w:t>
      </w:r>
      <w:r w:rsidR="009B2C93">
        <w:t xml:space="preserve">, </w:t>
      </w:r>
      <w:r w:rsidR="00AD1966">
        <w:t>multiple</w:t>
      </w:r>
      <w:r w:rsidR="00204D68">
        <w:t>,</w:t>
      </w:r>
      <w:r w:rsidR="009B2C93">
        <w:t xml:space="preserve"> or all</w:t>
      </w:r>
      <w:r w:rsidR="00AD1966">
        <w:t xml:space="preserve"> tenants with a selection box in the first row of the dashboard</w:t>
      </w:r>
      <w:r>
        <w:t xml:space="preserve">. If you select just one </w:t>
      </w:r>
      <w:r w:rsidR="00AD1966">
        <w:t>t</w:t>
      </w:r>
      <w:r>
        <w:t xml:space="preserve">enant you will have the same view as the </w:t>
      </w:r>
      <w:r w:rsidR="00AD1966">
        <w:t>tenant organization with its tenant consumption view</w:t>
      </w:r>
      <w:r>
        <w:t xml:space="preserve">. If you select more than 1 </w:t>
      </w:r>
      <w:r w:rsidR="00AD1966">
        <w:t>t</w:t>
      </w:r>
      <w:r>
        <w:t>enant, each widget will include the costs of the selected Tenants.</w:t>
      </w:r>
      <w:r w:rsidR="0033385C">
        <w:t xml:space="preserve"> </w:t>
      </w:r>
      <w:r w:rsidR="009B2C93">
        <w:t>In the following you will</w:t>
      </w:r>
      <w:r w:rsidR="0033385C">
        <w:t xml:space="preserve"> see </w:t>
      </w:r>
      <w:r w:rsidR="009B2C93">
        <w:t>a</w:t>
      </w:r>
      <w:r w:rsidR="0033385C">
        <w:t xml:space="preserve"> screenshot</w:t>
      </w:r>
      <w:r w:rsidR="009B2C93">
        <w:t xml:space="preserve"> of the mentioned selection box:</w:t>
      </w:r>
    </w:p>
    <w:p w14:paraId="216E5489" w14:textId="34241B73" w:rsidR="009B2C93" w:rsidRDefault="009B2C93" w:rsidP="00CF1B90">
      <w:del w:id="334" w:author="Singh, Pranav" w:date="2022-11-02T16:30:00Z">
        <w:r w:rsidRPr="009B2C93" w:rsidDel="0063576D">
          <w:rPr>
            <w:noProof/>
          </w:rPr>
          <w:drawing>
            <wp:inline distT="0" distB="0" distL="0" distR="0" wp14:anchorId="5225C79D" wp14:editId="683DCCF0">
              <wp:extent cx="5788549" cy="1745184"/>
              <wp:effectExtent l="0" t="0" r="3175" b="7620"/>
              <wp:docPr id="964" name="Grafik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7466" cy="1747872"/>
                      </a:xfrm>
                      <a:prstGeom prst="rect">
                        <a:avLst/>
                      </a:prstGeom>
                    </pic:spPr>
                  </pic:pic>
                </a:graphicData>
              </a:graphic>
            </wp:inline>
          </w:drawing>
        </w:r>
      </w:del>
      <w:ins w:id="335" w:author="Singh, Pranav" w:date="2022-11-02T16:30:00Z">
        <w:r w:rsidR="0063576D">
          <w:rPr>
            <w:noProof/>
          </w:rPr>
          <w:drawing>
            <wp:inline distT="0" distB="0" distL="0" distR="0" wp14:anchorId="263EC3A1" wp14:editId="545BF01F">
              <wp:extent cx="6057900" cy="1051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1051560"/>
                      </a:xfrm>
                      <a:prstGeom prst="rect">
                        <a:avLst/>
                      </a:prstGeom>
                      <a:noFill/>
                      <a:ln>
                        <a:noFill/>
                      </a:ln>
                    </pic:spPr>
                  </pic:pic>
                </a:graphicData>
              </a:graphic>
            </wp:inline>
          </w:drawing>
        </w:r>
      </w:ins>
    </w:p>
    <w:p w14:paraId="453DD842" w14:textId="3FE4BC17" w:rsidR="00B74B53" w:rsidRDefault="00B74B53" w:rsidP="00AA6FEB">
      <w:pPr>
        <w:keepNext/>
      </w:pPr>
    </w:p>
    <w:p w14:paraId="50E9D474" w14:textId="77777777" w:rsidR="00B74B53" w:rsidRDefault="00B74B53">
      <w:pPr>
        <w:spacing w:line="250" w:lineRule="auto"/>
      </w:pPr>
      <w:r>
        <w:br w:type="page"/>
      </w:r>
    </w:p>
    <w:p w14:paraId="7DA6D7B8" w14:textId="428C293A" w:rsidR="00CF1B90" w:rsidRDefault="00BB77C7" w:rsidP="00CF1B90">
      <w:pPr>
        <w:pStyle w:val="Heading3"/>
        <w:rPr>
          <w:ins w:id="336" w:author="Singh, Pranav" w:date="2022-11-08T12:19:00Z"/>
        </w:rPr>
      </w:pPr>
      <w:bookmarkStart w:id="337" w:name="_Toc31964918"/>
      <w:bookmarkStart w:id="338" w:name="_Toc124349970"/>
      <w:r>
        <w:lastRenderedPageBreak/>
        <w:t>Global consumption view with Tags</w:t>
      </w:r>
      <w:bookmarkEnd w:id="337"/>
      <w:bookmarkEnd w:id="338"/>
    </w:p>
    <w:p w14:paraId="16167156" w14:textId="77777777" w:rsidR="00C33A23" w:rsidRPr="00445180" w:rsidRDefault="00C33A23">
      <w:pPr>
        <w:pPrChange w:id="339" w:author="Singh, Pranav" w:date="2022-11-08T12:19:00Z">
          <w:pPr>
            <w:pStyle w:val="Heading3"/>
          </w:pPr>
        </w:pPrChange>
      </w:pPr>
    </w:p>
    <w:p w14:paraId="11A8F757" w14:textId="25EBFBF0" w:rsidR="009F6B8F" w:rsidRDefault="009F6B8F" w:rsidP="009F6B8F">
      <w:r>
        <w:t>Global Dashboards are available for users of Enterprise Dashboard Large</w:t>
      </w:r>
      <w:del w:id="340" w:author="Singh, Pranav" w:date="2022-11-02T16:30:00Z">
        <w:r w:rsidDel="0063576D">
          <w:delText xml:space="preserve"> or Extra Large</w:delText>
        </w:r>
      </w:del>
      <w:r>
        <w:t>.</w:t>
      </w:r>
    </w:p>
    <w:p w14:paraId="584607E0" w14:textId="77777777" w:rsidR="009F6B8F" w:rsidRDefault="009F6B8F" w:rsidP="005E4BA0"/>
    <w:p w14:paraId="5BF23B8C" w14:textId="1B87CCF3" w:rsidR="001D1D77" w:rsidRDefault="009B2C93" w:rsidP="005E4BA0">
      <w:r>
        <w:t>The dashboard “Global consumption view with tags” is built up in the same way as the dashboard “</w:t>
      </w:r>
      <w:del w:id="341" w:author="Singh, Pranav" w:date="2022-11-02T16:31:00Z">
        <w:r w:rsidDel="0063576D">
          <w:delText>Tenant c</w:delText>
        </w:r>
      </w:del>
      <w:ins w:id="342" w:author="Singh, Pranav" w:date="2022-11-02T16:31:00Z">
        <w:r w:rsidR="0063576D">
          <w:t>C</w:t>
        </w:r>
      </w:ins>
      <w:r>
        <w:t>onsumption view with tags”. Similar to the other global dashboard before, y</w:t>
      </w:r>
      <w:r w:rsidR="005E4BA0">
        <w:t>ou can select</w:t>
      </w:r>
      <w:r>
        <w:t xml:space="preserve"> single, multiple</w:t>
      </w:r>
      <w:r w:rsidR="00204D68">
        <w:t>,</w:t>
      </w:r>
      <w:r>
        <w:t xml:space="preserve"> or all t</w:t>
      </w:r>
      <w:r w:rsidR="005E4BA0">
        <w:t>enants here as</w:t>
      </w:r>
      <w:r w:rsidR="00A2583F">
        <w:t xml:space="preserve"> </w:t>
      </w:r>
      <w:r w:rsidR="005E4BA0">
        <w:t xml:space="preserve">well. The </w:t>
      </w:r>
      <w:del w:id="343" w:author="Singh, Pranav" w:date="2022-11-03T12:38:00Z">
        <w:r w:rsidR="005E4BA0" w:rsidDel="005F4F6F">
          <w:delText>spendings</w:delText>
        </w:r>
      </w:del>
      <w:ins w:id="344" w:author="Singh, Pranav" w:date="2022-11-03T12:38:00Z">
        <w:r w:rsidR="005F4F6F">
          <w:t>spending</w:t>
        </w:r>
      </w:ins>
      <w:r w:rsidR="005E4BA0">
        <w:t xml:space="preserve"> for the tagged infrastructure of the selected tenants will be shown.</w:t>
      </w:r>
    </w:p>
    <w:p w14:paraId="3BC6067D" w14:textId="36F3C38D" w:rsidR="009B2C93" w:rsidRDefault="009B2C93" w:rsidP="005E4BA0"/>
    <w:p w14:paraId="40A1BF68" w14:textId="59CC8FCF" w:rsidR="009B2C93" w:rsidRDefault="009B2C93" w:rsidP="005E4BA0">
      <w:r>
        <w:t>For example</w:t>
      </w:r>
      <w:r w:rsidR="00204D68">
        <w:t>,</w:t>
      </w:r>
      <w:r>
        <w:t xml:space="preserve"> this allows you to observe the </w:t>
      </w:r>
      <w:del w:id="345" w:author="Singh, Pranav" w:date="2022-11-03T12:38:00Z">
        <w:r w:rsidDel="005F4F6F">
          <w:delText>spendings</w:delText>
        </w:r>
      </w:del>
      <w:ins w:id="346" w:author="Singh, Pranav" w:date="2022-11-03T12:38:00Z">
        <w:r w:rsidR="005F4F6F">
          <w:t>spending</w:t>
        </w:r>
      </w:ins>
      <w:r>
        <w:t xml:space="preserve"> of Cloud Container Engine, already mentioned in Chapter 3.2.4, but across all your tenants, see screenshot below:</w:t>
      </w:r>
    </w:p>
    <w:p w14:paraId="3B018A29" w14:textId="77777777" w:rsidR="009B2C93" w:rsidRDefault="009B2C93" w:rsidP="005E4BA0"/>
    <w:p w14:paraId="1F4913BD" w14:textId="105E1148" w:rsidR="009B2C93" w:rsidDel="0063576D" w:rsidRDefault="009B2C93" w:rsidP="005E4BA0">
      <w:pPr>
        <w:rPr>
          <w:del w:id="347" w:author="Singh, Pranav" w:date="2022-11-02T16:33:00Z"/>
        </w:rPr>
      </w:pPr>
      <w:del w:id="348" w:author="Singh, Pranav" w:date="2022-11-02T16:32:00Z">
        <w:r w:rsidRPr="009B2C93" w:rsidDel="0063576D">
          <w:rPr>
            <w:noProof/>
          </w:rPr>
          <w:drawing>
            <wp:inline distT="0" distB="0" distL="0" distR="0" wp14:anchorId="38336F7D" wp14:editId="641A6ABC">
              <wp:extent cx="6055360" cy="2332990"/>
              <wp:effectExtent l="0" t="0" r="2540" b="0"/>
              <wp:docPr id="966" name="Grafik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5360" cy="2332990"/>
                      </a:xfrm>
                      <a:prstGeom prst="rect">
                        <a:avLst/>
                      </a:prstGeom>
                    </pic:spPr>
                  </pic:pic>
                </a:graphicData>
              </a:graphic>
            </wp:inline>
          </w:drawing>
        </w:r>
      </w:del>
      <w:r w:rsidR="00E91586">
        <w:rPr>
          <w:noProof/>
        </w:rPr>
        <w:drawing>
          <wp:inline distT="0" distB="0" distL="0" distR="0" wp14:anchorId="6C87CE2C" wp14:editId="03C9B606">
            <wp:extent cx="6050280" cy="25831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0280" cy="2583180"/>
                    </a:xfrm>
                    <a:prstGeom prst="rect">
                      <a:avLst/>
                    </a:prstGeom>
                    <a:noFill/>
                    <a:ln>
                      <a:noFill/>
                    </a:ln>
                  </pic:spPr>
                </pic:pic>
              </a:graphicData>
            </a:graphic>
          </wp:inline>
        </w:drawing>
      </w:r>
    </w:p>
    <w:p w14:paraId="08A5B960" w14:textId="58C54834" w:rsidR="009B2C93" w:rsidDel="0063576D" w:rsidRDefault="009B2C93" w:rsidP="005E4BA0">
      <w:pPr>
        <w:rPr>
          <w:del w:id="349" w:author="Singh, Pranav" w:date="2022-11-02T16:33:00Z"/>
        </w:rPr>
      </w:pPr>
    </w:p>
    <w:p w14:paraId="236FD2CD" w14:textId="05FCBE2F" w:rsidR="009B2C93" w:rsidRDefault="009B2C93" w:rsidP="005E4BA0"/>
    <w:p w14:paraId="5D9115E6" w14:textId="14C522E2" w:rsidR="00126F4C" w:rsidDel="0063576D" w:rsidRDefault="001D1D77" w:rsidP="001D1D77">
      <w:pPr>
        <w:spacing w:line="250" w:lineRule="auto"/>
        <w:rPr>
          <w:del w:id="350" w:author="Singh, Pranav" w:date="2022-11-02T16:33:00Z"/>
        </w:rPr>
      </w:pPr>
      <w:r>
        <w:br w:type="page"/>
      </w:r>
    </w:p>
    <w:p w14:paraId="79224BBC" w14:textId="5A893D74" w:rsidR="00C33A23" w:rsidRDefault="00C33A23">
      <w:pPr>
        <w:pStyle w:val="Heading3"/>
        <w:pPrChange w:id="351" w:author="Singh, Pranav" w:date="2022-11-08T12:19:00Z">
          <w:pPr>
            <w:pStyle w:val="Heading2"/>
            <w:numPr>
              <w:numId w:val="6"/>
            </w:numPr>
          </w:pPr>
        </w:pPrChange>
      </w:pPr>
      <w:bookmarkStart w:id="352" w:name="_Toc124349971"/>
      <w:bookmarkStart w:id="353" w:name="_Toc31964919"/>
      <w:ins w:id="354" w:author="Singh, Pranav" w:date="2022-11-08T12:19:00Z">
        <w:r>
          <w:t>Alerts</w:t>
        </w:r>
      </w:ins>
      <w:bookmarkEnd w:id="352"/>
      <w:del w:id="355" w:author="Singh, Pranav" w:date="2022-11-08T12:19:00Z">
        <w:r w:rsidR="00126F4C" w:rsidDel="00C33A23">
          <w:delText>Set</w:delText>
        </w:r>
        <w:r w:rsidR="00204D68" w:rsidDel="00C33A23">
          <w:delText xml:space="preserve"> </w:delText>
        </w:r>
        <w:r w:rsidR="00126F4C" w:rsidDel="00C33A23">
          <w:delText>up Alerts</w:delText>
        </w:r>
      </w:del>
      <w:bookmarkEnd w:id="353"/>
    </w:p>
    <w:p w14:paraId="112CBC2C" w14:textId="465D3256" w:rsidR="00856154" w:rsidRDefault="00EB1A01" w:rsidP="00126F4C">
      <w:r>
        <w:t>Grafana provides built-in alerting functionalities.</w:t>
      </w:r>
      <w:r w:rsidR="00856154">
        <w:t xml:space="preserve"> Please note that alerts on OTC provided Dashboard are deleted once the dashboard gets an update. We recommend </w:t>
      </w:r>
      <w:r w:rsidR="00204D68">
        <w:t>creating</w:t>
      </w:r>
      <w:r w:rsidR="00856154">
        <w:t xml:space="preserve"> copies of the widgets you want to monitor in a new dashboard</w:t>
      </w:r>
      <w:r w:rsidR="00C32C5C">
        <w:t xml:space="preserve"> and/or folder</w:t>
      </w:r>
      <w:r w:rsidR="00856154">
        <w:t>.</w:t>
      </w:r>
    </w:p>
    <w:p w14:paraId="13DE0AAC" w14:textId="77777777" w:rsidR="00856154" w:rsidRDefault="00856154" w:rsidP="00126F4C"/>
    <w:p w14:paraId="433AF54E" w14:textId="5632C7A2" w:rsidR="00EB1A01" w:rsidRDefault="00EB1A01" w:rsidP="00126F4C">
      <w:pPr>
        <w:rPr>
          <w:ins w:id="356" w:author="Singh, Pranav" w:date="2022-11-03T16:17:00Z"/>
          <w:rStyle w:val="Hyperlink"/>
        </w:rPr>
      </w:pPr>
      <w:r>
        <w:t>In the following</w:t>
      </w:r>
      <w:r w:rsidR="00204D68">
        <w:t>,</w:t>
      </w:r>
      <w:r>
        <w:t xml:space="preserve"> you will find a short introduction, how you can set</w:t>
      </w:r>
      <w:r w:rsidR="00204D68">
        <w:t xml:space="preserve"> </w:t>
      </w:r>
      <w:r>
        <w:t xml:space="preserve">up an alert on your dashboard. </w:t>
      </w:r>
      <w:r w:rsidR="00E10F65">
        <w:t xml:space="preserve">Please note that this functionality is only available for Editor or Admin Users. </w:t>
      </w:r>
      <w:r>
        <w:t>The complete description can be found here:</w:t>
      </w:r>
      <w:r w:rsidRPr="00EB1A01">
        <w:t xml:space="preserve"> </w:t>
      </w:r>
      <w:r w:rsidR="004E6C8C">
        <w:fldChar w:fldCharType="begin"/>
      </w:r>
      <w:ins w:id="357" w:author="Singh, Pranav" w:date="2022-11-02T16:34:00Z">
        <w:r w:rsidR="0063576D">
          <w:instrText>HYPERLINK "https://grafana.com/docs/grafana/v9.0/alerting/alerting-rules/"</w:instrText>
        </w:r>
      </w:ins>
      <w:del w:id="358" w:author="Singh, Pranav" w:date="2022-11-02T16:34:00Z">
        <w:r w:rsidR="004E6C8C" w:rsidDel="0063576D">
          <w:delInstrText xml:space="preserve"> HYPERLINK "https://grafana.com/docs/alerting/rules/" </w:delInstrText>
        </w:r>
      </w:del>
      <w:r w:rsidR="004E6C8C">
        <w:fldChar w:fldCharType="separate"/>
      </w:r>
      <w:del w:id="359" w:author="Singh, Pranav" w:date="2022-11-02T16:34:00Z">
        <w:r w:rsidRPr="00E20C98" w:rsidDel="0063576D">
          <w:rPr>
            <w:rStyle w:val="Hyperlink"/>
          </w:rPr>
          <w:delText>https://grafana.com/docs/alerting/rules/</w:delText>
        </w:r>
      </w:del>
      <w:ins w:id="360" w:author="Singh, Pranav" w:date="2022-11-02T16:34:00Z">
        <w:r w:rsidR="0063576D">
          <w:rPr>
            <w:rStyle w:val="Hyperlink"/>
          </w:rPr>
          <w:t>https://grafana.com/docs/grafana/v9.0/alerting/alerting-rules/</w:t>
        </w:r>
      </w:ins>
      <w:r w:rsidR="004E6C8C">
        <w:rPr>
          <w:rStyle w:val="Hyperlink"/>
        </w:rPr>
        <w:fldChar w:fldCharType="end"/>
      </w:r>
    </w:p>
    <w:p w14:paraId="752174E7" w14:textId="671D1D0C" w:rsidR="00830802" w:rsidRDefault="00830802" w:rsidP="00126F4C">
      <w:ins w:id="361" w:author="Singh, Pranav" w:date="2022-11-03T16:17:00Z">
        <w:r>
          <w:t xml:space="preserve">New updates in alert can be found on this page : </w:t>
        </w:r>
      </w:ins>
      <w:ins w:id="362" w:author="Singh, Pranav" w:date="2022-11-03T16:18:00Z">
        <w:r>
          <w:fldChar w:fldCharType="begin"/>
        </w:r>
        <w:r>
          <w:instrText xml:space="preserve"> HYPERLINK "https://grafana.com/blog/2022/06/14/grafana-alerting-explore-our-latest-updates-in-grafana-9/" </w:instrText>
        </w:r>
        <w:r>
          <w:fldChar w:fldCharType="separate"/>
        </w:r>
        <w:r w:rsidRPr="00830802">
          <w:rPr>
            <w:rStyle w:val="Hyperlink"/>
          </w:rPr>
          <w:t>https://grafana.com/blog/2022/06/14/grafana-alerting-explore-our-latest-updates-in-grafana-9/</w:t>
        </w:r>
        <w:r>
          <w:fldChar w:fldCharType="end"/>
        </w:r>
      </w:ins>
    </w:p>
    <w:p w14:paraId="1EAE7FC8" w14:textId="4690F2DC" w:rsidR="00EB1A01" w:rsidDel="004A0344" w:rsidRDefault="00EB1A01" w:rsidP="00126F4C">
      <w:pPr>
        <w:rPr>
          <w:del w:id="363" w:author="Singh, Pranav" w:date="2022-11-03T15:54:00Z"/>
        </w:rPr>
      </w:pPr>
    </w:p>
    <w:p w14:paraId="08D9ADFF" w14:textId="0ABDCFAF" w:rsidR="00126F4C" w:rsidDel="004A0344" w:rsidRDefault="00EB1A01" w:rsidP="00F22D03">
      <w:pPr>
        <w:pStyle w:val="ListParagraph"/>
        <w:numPr>
          <w:ilvl w:val="0"/>
          <w:numId w:val="12"/>
        </w:numPr>
        <w:rPr>
          <w:del w:id="364" w:author="Singh, Pranav" w:date="2022-11-03T15:51:00Z"/>
          <w:lang w:val="en-US"/>
        </w:rPr>
      </w:pPr>
      <w:del w:id="365" w:author="Singh, Pranav" w:date="2022-11-03T15:51:00Z">
        <w:r w:rsidRPr="00EB1A01" w:rsidDel="004A0344">
          <w:rPr>
            <w:lang w:val="en-US"/>
          </w:rPr>
          <w:delText>Identify a widget, which s</w:delText>
        </w:r>
        <w:r w:rsidDel="004A0344">
          <w:rPr>
            <w:lang w:val="en-US"/>
          </w:rPr>
          <w:delText>hows the metric you want to monitor</w:delText>
        </w:r>
      </w:del>
    </w:p>
    <w:p w14:paraId="3FDF22C2" w14:textId="707020A9" w:rsidR="000720D2" w:rsidRDefault="00EB1A01" w:rsidP="00F22D03">
      <w:pPr>
        <w:pStyle w:val="ListParagraph"/>
        <w:keepNext/>
        <w:numPr>
          <w:ilvl w:val="0"/>
          <w:numId w:val="12"/>
        </w:numPr>
        <w:rPr>
          <w:lang w:val="en-US"/>
        </w:rPr>
      </w:pPr>
      <w:r>
        <w:rPr>
          <w:lang w:val="en-US"/>
        </w:rPr>
        <w:t>Enter the widget editor by clicking</w:t>
      </w:r>
      <w:r w:rsidR="00A3535B">
        <w:rPr>
          <w:lang w:val="en-US"/>
        </w:rPr>
        <w:t xml:space="preserve"> “Edit”. Click</w:t>
      </w:r>
      <w:r>
        <w:rPr>
          <w:lang w:val="en-US"/>
        </w:rPr>
        <w:t xml:space="preserve"> on the name of a widget </w:t>
      </w:r>
      <w:r w:rsidR="00A3535B">
        <w:rPr>
          <w:lang w:val="en-US"/>
        </w:rPr>
        <w:t>to toggle the menu shown in the following screenshot.</w:t>
      </w:r>
    </w:p>
    <w:p w14:paraId="552CB126" w14:textId="722AF21E" w:rsidR="00015FD0" w:rsidRDefault="00126F4C" w:rsidP="000720D2">
      <w:pPr>
        <w:keepNext/>
        <w:rPr>
          <w:ins w:id="366" w:author="Singh, Pranav" w:date="2022-11-03T15:48:00Z"/>
        </w:rPr>
      </w:pPr>
      <w:r>
        <w:rPr>
          <w:noProof/>
          <w:lang w:val="hu-HU" w:eastAsia="hu-HU"/>
        </w:rPr>
        <w:drawing>
          <wp:inline distT="0" distB="0" distL="0" distR="0" wp14:anchorId="40C98692" wp14:editId="759E5D2D">
            <wp:extent cx="3952875" cy="1984638"/>
            <wp:effectExtent l="133350" t="114300" r="142875" b="1682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4582" cy="19905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974DD4" w14:textId="35B28728" w:rsidR="004A0344" w:rsidRDefault="004A0344" w:rsidP="000720D2">
      <w:pPr>
        <w:keepNext/>
        <w:rPr>
          <w:ins w:id="367" w:author="Singh, Pranav" w:date="2022-11-03T15:49:00Z"/>
        </w:rPr>
      </w:pPr>
      <w:ins w:id="368" w:author="Singh, Pranav" w:date="2022-11-03T15:48:00Z">
        <w:r>
          <w:t xml:space="preserve">      or </w:t>
        </w:r>
      </w:ins>
      <w:ins w:id="369" w:author="Singh, Pranav" w:date="2022-11-03T15:49:00Z">
        <w:r>
          <w:t xml:space="preserve">launch from the side panel </w:t>
        </w:r>
      </w:ins>
    </w:p>
    <w:p w14:paraId="1CF7E240" w14:textId="30B7FA22" w:rsidR="004A0344" w:rsidRPr="000720D2" w:rsidRDefault="004A0344" w:rsidP="000720D2">
      <w:pPr>
        <w:keepNext/>
      </w:pPr>
      <w:ins w:id="370" w:author="Singh, Pranav" w:date="2022-11-03T15:49:00Z">
        <w:r>
          <w:t xml:space="preserve">     </w:t>
        </w:r>
      </w:ins>
      <w:r w:rsidR="00CB0FF2">
        <w:rPr>
          <w:noProof/>
        </w:rPr>
        <w:drawing>
          <wp:inline distT="0" distB="0" distL="0" distR="0" wp14:anchorId="54DB3C67" wp14:editId="12323079">
            <wp:extent cx="2065020" cy="3893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5020" cy="3893820"/>
                    </a:xfrm>
                    <a:prstGeom prst="rect">
                      <a:avLst/>
                    </a:prstGeom>
                    <a:noFill/>
                    <a:ln>
                      <a:noFill/>
                    </a:ln>
                  </pic:spPr>
                </pic:pic>
              </a:graphicData>
            </a:graphic>
          </wp:inline>
        </w:drawing>
      </w:r>
    </w:p>
    <w:p w14:paraId="7694C5F2" w14:textId="61FEF862" w:rsidR="00126F4C" w:rsidRPr="00B41DDF" w:rsidDel="004A0344" w:rsidRDefault="00126F4C">
      <w:pPr>
        <w:pStyle w:val="ListParagraph"/>
        <w:keepNext/>
        <w:numPr>
          <w:ilvl w:val="0"/>
          <w:numId w:val="12"/>
        </w:numPr>
        <w:rPr>
          <w:del w:id="371" w:author="Singh, Pranav" w:date="2022-11-03T15:49:00Z"/>
          <w:lang w:val="en-US"/>
        </w:rPr>
        <w:pPrChange w:id="372" w:author="Singh, Pranav" w:date="2022-11-03T15:49:00Z">
          <w:pPr>
            <w:pStyle w:val="ListParagraph"/>
            <w:numPr>
              <w:numId w:val="12"/>
            </w:numPr>
            <w:ind w:hanging="360"/>
          </w:pPr>
        </w:pPrChange>
      </w:pPr>
      <w:r w:rsidRPr="00410807">
        <w:rPr>
          <w:lang w:val="en-US"/>
        </w:rPr>
        <w:lastRenderedPageBreak/>
        <w:t xml:space="preserve">You will be forwarded to the </w:t>
      </w:r>
      <w:del w:id="373" w:author="Singh, Pranav" w:date="2022-11-03T15:50:00Z">
        <w:r w:rsidRPr="00410807" w:rsidDel="004A0344">
          <w:rPr>
            <w:lang w:val="en-US"/>
          </w:rPr>
          <w:delText>Edit dialogue of the widget</w:delText>
        </w:r>
      </w:del>
      <w:ins w:id="374" w:author="Singh, Pranav" w:date="2022-11-03T15:50:00Z">
        <w:r w:rsidR="004A0344">
          <w:rPr>
            <w:lang w:val="en-US"/>
          </w:rPr>
          <w:t>alert page</w:t>
        </w:r>
      </w:ins>
      <w:r w:rsidRPr="00410807">
        <w:rPr>
          <w:lang w:val="en-US"/>
        </w:rPr>
        <w:t xml:space="preserve">. </w:t>
      </w:r>
      <w:del w:id="375" w:author="Singh, Pranav" w:date="2022-11-03T15:49:00Z">
        <w:r w:rsidRPr="00B41DDF" w:rsidDel="004A0344">
          <w:rPr>
            <w:lang w:val="en-US"/>
          </w:rPr>
          <w:delText>Click “Alert” and “Create Alert” to set</w:delText>
        </w:r>
        <w:r w:rsidR="00204D68" w:rsidDel="004A0344">
          <w:rPr>
            <w:lang w:val="en-US"/>
          </w:rPr>
          <w:delText xml:space="preserve"> </w:delText>
        </w:r>
        <w:r w:rsidRPr="00B41DDF" w:rsidDel="004A0344">
          <w:rPr>
            <w:lang w:val="en-US"/>
          </w:rPr>
          <w:delText>up a new alert.</w:delText>
        </w:r>
      </w:del>
    </w:p>
    <w:p w14:paraId="647D017F" w14:textId="25A7E5AD" w:rsidR="007D215A" w:rsidRDefault="00126F4C">
      <w:pPr>
        <w:pStyle w:val="ListParagraph"/>
        <w:keepNext/>
        <w:numPr>
          <w:ilvl w:val="0"/>
          <w:numId w:val="12"/>
        </w:numPr>
        <w:pPrChange w:id="376" w:author="Singh, Pranav" w:date="2022-11-03T15:49:00Z">
          <w:pPr>
            <w:keepNext/>
          </w:pPr>
        </w:pPrChange>
      </w:pPr>
      <w:del w:id="377" w:author="Singh, Pranav" w:date="2022-11-02T16:46:00Z">
        <w:r w:rsidDel="0092114E">
          <w:rPr>
            <w:noProof/>
            <w:lang w:val="hu-HU" w:eastAsia="hu-HU"/>
          </w:rPr>
          <w:drawing>
            <wp:inline distT="0" distB="0" distL="0" distR="0" wp14:anchorId="3BA7D2E8" wp14:editId="187B0949">
              <wp:extent cx="5391150" cy="3349992"/>
              <wp:effectExtent l="133350" t="114300" r="152400" b="155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95096" cy="3352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ins w:id="378" w:author="Singh, Pranav" w:date="2022-11-03T15:50:00Z">
        <w:r w:rsidR="004A0344">
          <w:rPr>
            <w:noProof/>
          </w:rPr>
          <w:drawing>
            <wp:inline distT="0" distB="0" distL="0" distR="0" wp14:anchorId="31080A95" wp14:editId="0E4612DC">
              <wp:extent cx="5943600" cy="3190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ins>
    </w:p>
    <w:p w14:paraId="700E002E" w14:textId="3FF70136" w:rsidR="00DC43CB" w:rsidRDefault="00A303B8" w:rsidP="00F22D03">
      <w:pPr>
        <w:pStyle w:val="ListParagraph"/>
        <w:numPr>
          <w:ilvl w:val="0"/>
          <w:numId w:val="12"/>
        </w:numPr>
        <w:rPr>
          <w:lang w:val="en-US"/>
        </w:rPr>
      </w:pPr>
      <w:r w:rsidRPr="00A303B8">
        <w:rPr>
          <w:lang w:val="en-US"/>
        </w:rPr>
        <w:t xml:space="preserve">Define conditions for your alert. </w:t>
      </w:r>
      <w:r w:rsidR="00204D68">
        <w:rPr>
          <w:lang w:val="en-US"/>
        </w:rPr>
        <w:t>The f</w:t>
      </w:r>
      <w:r w:rsidRPr="00A303B8">
        <w:rPr>
          <w:lang w:val="en-US"/>
        </w:rPr>
        <w:t xml:space="preserve">ollowing variables are important during </w:t>
      </w:r>
      <w:r w:rsidR="00204D68">
        <w:rPr>
          <w:lang w:val="en-US"/>
        </w:rPr>
        <w:t xml:space="preserve">the </w:t>
      </w:r>
      <w:r w:rsidRPr="00A303B8">
        <w:rPr>
          <w:lang w:val="en-US"/>
        </w:rPr>
        <w:t>creation of an alert:</w:t>
      </w:r>
    </w:p>
    <w:p w14:paraId="2B57636C" w14:textId="1DDDCC6F" w:rsidR="00015FD0" w:rsidRDefault="00A303B8" w:rsidP="00F22D03">
      <w:pPr>
        <w:pStyle w:val="ListParagraph"/>
        <w:numPr>
          <w:ilvl w:val="1"/>
          <w:numId w:val="12"/>
        </w:numPr>
        <w:rPr>
          <w:lang w:val="en-US"/>
        </w:rPr>
      </w:pPr>
      <w:del w:id="379" w:author="Singh, Pranav" w:date="2022-11-03T15:52:00Z">
        <w:r w:rsidDel="004A0344">
          <w:rPr>
            <w:lang w:val="en-US"/>
          </w:rPr>
          <w:delText xml:space="preserve">Select a function to reduce the response of the query defined in </w:delText>
        </w:r>
        <w:r w:rsidRPr="001D1D77" w:rsidDel="004A0344">
          <w:rPr>
            <w:color w:val="E20074" w:themeColor="text2"/>
            <w:lang w:val="en-US"/>
          </w:rPr>
          <w:delText>2</w:delText>
        </w:r>
        <w:r w:rsidDel="004A0344">
          <w:rPr>
            <w:lang w:val="en-US"/>
          </w:rPr>
          <w:delText xml:space="preserve"> to one value</w:delText>
        </w:r>
        <w:r w:rsidR="00204D68" w:rsidDel="004A0344">
          <w:rPr>
            <w:lang w:val="en-US"/>
          </w:rPr>
          <w:delText>s</w:delText>
        </w:r>
        <w:r w:rsidDel="004A0344">
          <w:rPr>
            <w:lang w:val="en-US"/>
          </w:rPr>
          <w:delText xml:space="preserve">. This value will be used to </w:delText>
        </w:r>
        <w:r w:rsidRPr="00A303B8" w:rsidDel="004A0344">
          <w:rPr>
            <w:lang w:val="en-US"/>
          </w:rPr>
          <w:delText>compare it with</w:delText>
        </w:r>
        <w:r w:rsidDel="004A0344">
          <w:rPr>
            <w:lang w:val="en-US"/>
          </w:rPr>
          <w:delText xml:space="preserve"> the value defined in </w:delText>
        </w:r>
        <w:r w:rsidRPr="001D1D77" w:rsidDel="004A0344">
          <w:rPr>
            <w:color w:val="E20074" w:themeColor="text2"/>
            <w:lang w:val="en-US"/>
          </w:rPr>
          <w:delText>3</w:delText>
        </w:r>
      </w:del>
      <w:ins w:id="380" w:author="Singh, Pranav" w:date="2022-11-03T15:52:00Z">
        <w:r w:rsidR="004A0344">
          <w:rPr>
            <w:lang w:val="en-US"/>
          </w:rPr>
          <w:t xml:space="preserve">Section A or </w:t>
        </w:r>
        <w:r w:rsidR="004A0344" w:rsidRPr="004A0344">
          <w:rPr>
            <w:color w:val="FF0000"/>
            <w:lang w:val="en-US"/>
            <w:rPrChange w:id="381" w:author="Singh, Pranav" w:date="2022-11-03T15:52:00Z">
              <w:rPr>
                <w:lang w:val="en-US"/>
              </w:rPr>
            </w:rPrChange>
          </w:rPr>
          <w:t>1</w:t>
        </w:r>
        <w:r w:rsidR="004A0344">
          <w:rPr>
            <w:color w:val="FF0000"/>
            <w:lang w:val="en-US"/>
          </w:rPr>
          <w:t xml:space="preserve"> </w:t>
        </w:r>
        <w:r w:rsidR="004A0344">
          <w:rPr>
            <w:lang w:val="en-US"/>
          </w:rPr>
          <w:t xml:space="preserve">in the above screenshot is the criteria </w:t>
        </w:r>
      </w:ins>
      <w:ins w:id="382" w:author="Singh, Pranav" w:date="2022-11-03T15:54:00Z">
        <w:r w:rsidR="004A0344">
          <w:rPr>
            <w:lang w:val="en-US"/>
          </w:rPr>
          <w:t>for the monitoring.</w:t>
        </w:r>
      </w:ins>
      <w:ins w:id="383" w:author="Singh, Pranav" w:date="2022-11-03T15:55:00Z">
        <w:r w:rsidR="004A0344">
          <w:rPr>
            <w:lang w:val="en-US"/>
          </w:rPr>
          <w:t xml:space="preserve"> </w:t>
        </w:r>
        <w:proofErr w:type="gramStart"/>
        <w:r w:rsidR="004A0344">
          <w:rPr>
            <w:lang w:val="en-US"/>
          </w:rPr>
          <w:t>So</w:t>
        </w:r>
        <w:proofErr w:type="gramEnd"/>
        <w:r w:rsidR="004A0344">
          <w:rPr>
            <w:lang w:val="en-US"/>
          </w:rPr>
          <w:t xml:space="preserve"> create a query that will be used </w:t>
        </w:r>
      </w:ins>
      <w:ins w:id="384" w:author="Singh, Pranav" w:date="2022-11-03T15:56:00Z">
        <w:r w:rsidR="004A0344">
          <w:rPr>
            <w:lang w:val="en-US"/>
          </w:rPr>
          <w:t>for finding the interested parameter.</w:t>
        </w:r>
      </w:ins>
    </w:p>
    <w:p w14:paraId="411528FA" w14:textId="4B9441FB" w:rsidR="00A303B8" w:rsidRDefault="00DC43CB" w:rsidP="00F22D03">
      <w:pPr>
        <w:pStyle w:val="ListParagraph"/>
        <w:numPr>
          <w:ilvl w:val="1"/>
          <w:numId w:val="12"/>
        </w:numPr>
        <w:rPr>
          <w:ins w:id="385" w:author="Singh, Pranav" w:date="2022-11-03T15:58:00Z"/>
          <w:lang w:val="en-US"/>
        </w:rPr>
      </w:pPr>
      <w:del w:id="386" w:author="Singh, Pranav" w:date="2022-11-03T15:57:00Z">
        <w:r w:rsidDel="004A0344">
          <w:rPr>
            <w:lang w:val="en-US"/>
          </w:rPr>
          <w:delText>Select a query and define</w:delText>
        </w:r>
      </w:del>
      <w:ins w:id="387" w:author="Singh, Pranav" w:date="2022-11-03T15:57:00Z">
        <w:r w:rsidR="004A0344">
          <w:rPr>
            <w:lang w:val="en-US"/>
          </w:rPr>
          <w:t>Define</w:t>
        </w:r>
      </w:ins>
      <w:r>
        <w:rPr>
          <w:lang w:val="en-US"/>
        </w:rPr>
        <w:t xml:space="preserve"> the relative timeframe you want to monitor.</w:t>
      </w:r>
      <w:ins w:id="388" w:author="Singh, Pranav" w:date="2022-11-03T15:57:00Z">
        <w:r w:rsidR="004A0344">
          <w:rPr>
            <w:lang w:val="en-US"/>
          </w:rPr>
          <w:t xml:space="preserve"> </w:t>
        </w:r>
        <w:proofErr w:type="spellStart"/>
        <w:r w:rsidR="004A0344">
          <w:rPr>
            <w:lang w:val="en-US"/>
          </w:rPr>
          <w:t>Eg.</w:t>
        </w:r>
        <w:proofErr w:type="spellEnd"/>
        <w:r w:rsidR="004A0344">
          <w:rPr>
            <w:lang w:val="en-US"/>
          </w:rPr>
          <w:t xml:space="preserve"> in above screenshot</w:t>
        </w:r>
      </w:ins>
      <w:r>
        <w:rPr>
          <w:lang w:val="en-US"/>
        </w:rPr>
        <w:t xml:space="preserve"> “query(A,72</w:t>
      </w:r>
      <w:ins w:id="389" w:author="Singh, Pranav" w:date="2022-11-03T15:57:00Z">
        <w:r w:rsidR="004A0344">
          <w:rPr>
            <w:lang w:val="en-US"/>
          </w:rPr>
          <w:t>1</w:t>
        </w:r>
      </w:ins>
      <w:del w:id="390" w:author="Singh, Pranav" w:date="2022-11-03T15:57:00Z">
        <w:r w:rsidDel="004A0344">
          <w:rPr>
            <w:lang w:val="en-US"/>
          </w:rPr>
          <w:delText>0</w:delText>
        </w:r>
      </w:del>
      <w:proofErr w:type="gramStart"/>
      <w:r>
        <w:rPr>
          <w:lang w:val="en-US"/>
        </w:rPr>
        <w:t>h,now</w:t>
      </w:r>
      <w:proofErr w:type="gramEnd"/>
      <w:del w:id="391" w:author="Singh, Pranav" w:date="2022-11-03T15:58:00Z">
        <w:r w:rsidDel="004A0344">
          <w:rPr>
            <w:lang w:val="en-US"/>
          </w:rPr>
          <w:delText>-24h</w:delText>
        </w:r>
      </w:del>
      <w:r>
        <w:rPr>
          <w:lang w:val="en-US"/>
        </w:rPr>
        <w:t xml:space="preserve">)” means that the results of query A in the last 30 </w:t>
      </w:r>
      <w:del w:id="392" w:author="Singh, Pranav" w:date="2022-11-03T15:57:00Z">
        <w:r w:rsidDel="004A0344">
          <w:rPr>
            <w:lang w:val="en-US"/>
          </w:rPr>
          <w:delText xml:space="preserve">days (720h) up to yesterday (now-24h) </w:delText>
        </w:r>
      </w:del>
      <w:ins w:id="393" w:author="Singh, Pranav" w:date="2022-11-03T15:58:00Z">
        <w:r w:rsidR="002D1D3B">
          <w:rPr>
            <w:lang w:val="en-US"/>
          </w:rPr>
          <w:t xml:space="preserve">days </w:t>
        </w:r>
      </w:ins>
      <w:r w:rsidR="00204D68">
        <w:rPr>
          <w:lang w:val="en-US"/>
        </w:rPr>
        <w:t>are</w:t>
      </w:r>
      <w:r>
        <w:rPr>
          <w:lang w:val="en-US"/>
        </w:rPr>
        <w:t xml:space="preserve"> monitored.</w:t>
      </w:r>
      <w:ins w:id="394" w:author="Singh, Pranav" w:date="2022-11-03T15:58:00Z">
        <w:r w:rsidR="002D1D3B">
          <w:rPr>
            <w:lang w:val="en-US"/>
          </w:rPr>
          <w:t xml:space="preserve"> </w:t>
        </w:r>
      </w:ins>
      <w:ins w:id="395" w:author="Singh, Pranav" w:date="2022-11-03T15:59:00Z">
        <w:r w:rsidR="002D1D3B">
          <w:rPr>
            <w:lang w:val="en-US"/>
          </w:rPr>
          <w:t xml:space="preserve">It’s </w:t>
        </w:r>
      </w:ins>
      <w:ins w:id="396" w:author="Singh, Pranav" w:date="2022-11-03T16:00:00Z">
        <w:r w:rsidR="002D1D3B">
          <w:rPr>
            <w:lang w:val="en-US"/>
          </w:rPr>
          <w:t xml:space="preserve">advised to keep the timeframe short as very </w:t>
        </w:r>
        <w:proofErr w:type="gramStart"/>
        <w:r w:rsidR="002D1D3B">
          <w:rPr>
            <w:lang w:val="en-US"/>
          </w:rPr>
          <w:t>long time</w:t>
        </w:r>
        <w:proofErr w:type="gramEnd"/>
        <w:r w:rsidR="002D1D3B">
          <w:rPr>
            <w:lang w:val="en-US"/>
          </w:rPr>
          <w:t xml:space="preserve"> frame might lead to heavy</w:t>
        </w:r>
      </w:ins>
      <w:ins w:id="397" w:author="Singh, Pranav" w:date="2022-11-03T16:01:00Z">
        <w:r w:rsidR="002D1D3B">
          <w:rPr>
            <w:lang w:val="en-US"/>
          </w:rPr>
          <w:t xml:space="preserve"> resource usage query.</w:t>
        </w:r>
      </w:ins>
    </w:p>
    <w:p w14:paraId="6E664F95" w14:textId="428FBA80" w:rsidR="002D1D3B" w:rsidRDefault="002D1D3B" w:rsidP="00F22D03">
      <w:pPr>
        <w:pStyle w:val="ListParagraph"/>
        <w:numPr>
          <w:ilvl w:val="1"/>
          <w:numId w:val="12"/>
        </w:numPr>
        <w:rPr>
          <w:lang w:val="en-US"/>
        </w:rPr>
      </w:pPr>
      <w:ins w:id="398" w:author="Singh, Pranav" w:date="2022-11-03T15:58:00Z">
        <w:r>
          <w:rPr>
            <w:lang w:val="en-US"/>
          </w:rPr>
          <w:t xml:space="preserve">Section B or </w:t>
        </w:r>
        <w:r w:rsidRPr="002D1D3B">
          <w:rPr>
            <w:color w:val="E20074" w:themeColor="text2"/>
            <w:lang w:val="en-US"/>
            <w:rPrChange w:id="399" w:author="Singh, Pranav" w:date="2022-11-03T15:58:00Z">
              <w:rPr>
                <w:lang w:val="en-US"/>
              </w:rPr>
            </w:rPrChange>
          </w:rPr>
          <w:t>2</w:t>
        </w:r>
        <w:r>
          <w:rPr>
            <w:lang w:val="en-US"/>
          </w:rPr>
          <w:t xml:space="preserve"> </w:t>
        </w:r>
      </w:ins>
      <w:ins w:id="400" w:author="Singh, Pranav" w:date="2022-11-03T15:59:00Z">
        <w:r>
          <w:rPr>
            <w:lang w:val="en-US"/>
          </w:rPr>
          <w:t>in above screenshot is the abnormal or alert trigger worthy condition.</w:t>
        </w:r>
      </w:ins>
      <w:ins w:id="401" w:author="Singh, Pranav" w:date="2022-11-03T15:58:00Z">
        <w:r>
          <w:rPr>
            <w:lang w:val="en-US"/>
          </w:rPr>
          <w:t xml:space="preserve"> </w:t>
        </w:r>
      </w:ins>
      <w:ins w:id="402" w:author="Singh, Pranav" w:date="2022-11-03T16:12:00Z">
        <w:r w:rsidR="00EC4FDF">
          <w:rPr>
            <w:lang w:val="en-US"/>
          </w:rPr>
          <w:t xml:space="preserve">It will </w:t>
        </w:r>
        <w:proofErr w:type="gramStart"/>
        <w:r w:rsidR="00EC4FDF">
          <w:rPr>
            <w:lang w:val="en-US"/>
          </w:rPr>
          <w:t>shown</w:t>
        </w:r>
        <w:proofErr w:type="gramEnd"/>
        <w:r w:rsidR="00EC4FDF">
          <w:rPr>
            <w:lang w:val="en-US"/>
          </w:rPr>
          <w:t xml:space="preserve"> a red horizontal line in Section A like in above screenshot.</w:t>
        </w:r>
      </w:ins>
    </w:p>
    <w:p w14:paraId="6F42742C" w14:textId="0D5F00A5" w:rsidR="00DC43CB" w:rsidDel="002D1D3B" w:rsidRDefault="00DC43CB" w:rsidP="00F22D03">
      <w:pPr>
        <w:pStyle w:val="ListParagraph"/>
        <w:numPr>
          <w:ilvl w:val="1"/>
          <w:numId w:val="12"/>
        </w:numPr>
        <w:rPr>
          <w:del w:id="403" w:author="Singh, Pranav" w:date="2022-11-03T15:58:00Z"/>
          <w:lang w:val="en-US"/>
        </w:rPr>
      </w:pPr>
      <w:del w:id="404" w:author="Singh, Pranav" w:date="2022-11-03T15:58:00Z">
        <w:r w:rsidDel="002D1D3B">
          <w:rPr>
            <w:lang w:val="en-US"/>
          </w:rPr>
          <w:lastRenderedPageBreak/>
          <w:delText xml:space="preserve">Define a statement to compare with. The alarm gets fired if the average (see a) of </w:delText>
        </w:r>
        <w:r w:rsidR="00204D68" w:rsidDel="002D1D3B">
          <w:rPr>
            <w:lang w:val="en-US"/>
          </w:rPr>
          <w:delText xml:space="preserve">the </w:delText>
        </w:r>
        <w:r w:rsidDel="002D1D3B">
          <w:rPr>
            <w:lang w:val="en-US"/>
          </w:rPr>
          <w:delText>defined query (see b) is above 350</w:delText>
        </w:r>
      </w:del>
    </w:p>
    <w:p w14:paraId="213677B2" w14:textId="314E339A" w:rsidR="00EC4FDF" w:rsidRDefault="00DC43CB" w:rsidP="00F22D03">
      <w:pPr>
        <w:pStyle w:val="ListParagraph"/>
        <w:keepNext/>
        <w:numPr>
          <w:ilvl w:val="0"/>
          <w:numId w:val="12"/>
        </w:numPr>
        <w:rPr>
          <w:ins w:id="405" w:author="Singh, Pranav" w:date="2022-11-03T16:08:00Z"/>
          <w:lang w:val="en-US"/>
        </w:rPr>
      </w:pPr>
      <w:r>
        <w:rPr>
          <w:lang w:val="en-US"/>
        </w:rPr>
        <w:t>Se</w:t>
      </w:r>
      <w:ins w:id="406" w:author="Singh, Pranav" w:date="2022-11-03T16:05:00Z">
        <w:r w:rsidR="002D1D3B">
          <w:rPr>
            <w:lang w:val="en-US"/>
          </w:rPr>
          <w:t xml:space="preserve">t the alert </w:t>
        </w:r>
      </w:ins>
      <w:ins w:id="407" w:author="Singh, Pranav" w:date="2022-11-03T16:06:00Z">
        <w:r w:rsidR="002D1D3B">
          <w:rPr>
            <w:lang w:val="en-US"/>
          </w:rPr>
          <w:t>condition like in bel</w:t>
        </w:r>
      </w:ins>
      <w:ins w:id="408" w:author="Singh, Pranav" w:date="2022-11-03T16:07:00Z">
        <w:r w:rsidR="002D1D3B">
          <w:rPr>
            <w:lang w:val="en-US"/>
          </w:rPr>
          <w:t xml:space="preserve">ow screenshot if the alert condition exists for more </w:t>
        </w:r>
        <w:proofErr w:type="spellStart"/>
        <w:r w:rsidR="002D1D3B">
          <w:rPr>
            <w:lang w:val="en-US"/>
          </w:rPr>
          <w:t>that</w:t>
        </w:r>
        <w:proofErr w:type="spellEnd"/>
        <w:r w:rsidR="002D1D3B">
          <w:rPr>
            <w:lang w:val="en-US"/>
          </w:rPr>
          <w:t xml:space="preserve"> 5 min alert actions will be executed</w:t>
        </w:r>
      </w:ins>
      <w:del w:id="409" w:author="Singh, Pranav" w:date="2022-11-03T16:05:00Z">
        <w:r w:rsidDel="002D1D3B">
          <w:rPr>
            <w:lang w:val="en-US"/>
          </w:rPr>
          <w:delText xml:space="preserve">lect a notification channel </w:delText>
        </w:r>
        <w:r w:rsidR="00204D68" w:rsidDel="002D1D3B">
          <w:rPr>
            <w:lang w:val="en-US"/>
          </w:rPr>
          <w:delText>that</w:delText>
        </w:r>
        <w:r w:rsidDel="002D1D3B">
          <w:rPr>
            <w:lang w:val="en-US"/>
          </w:rPr>
          <w:delText xml:space="preserve"> will </w:delText>
        </w:r>
        <w:r w:rsidR="00204D68" w:rsidDel="002D1D3B">
          <w:rPr>
            <w:lang w:val="en-US"/>
          </w:rPr>
          <w:delText xml:space="preserve">be </w:delText>
        </w:r>
        <w:r w:rsidDel="002D1D3B">
          <w:rPr>
            <w:lang w:val="en-US"/>
          </w:rPr>
          <w:delText xml:space="preserve">used </w:delText>
        </w:r>
        <w:r w:rsidR="001D1D77" w:rsidDel="002D1D3B">
          <w:rPr>
            <w:lang w:val="en-US"/>
          </w:rPr>
          <w:delText>to get notified if the alarm is fired</w:delText>
        </w:r>
      </w:del>
      <w:r w:rsidR="001D1D77">
        <w:rPr>
          <w:lang w:val="en-US"/>
        </w:rPr>
        <w:t>.</w:t>
      </w:r>
      <w:ins w:id="410" w:author="Singh, Pranav" w:date="2022-11-03T16:13:00Z">
        <w:r w:rsidR="00EC4FDF">
          <w:rPr>
            <w:lang w:val="en-US"/>
          </w:rPr>
          <w:t xml:space="preserve"> </w:t>
        </w:r>
      </w:ins>
      <w:ins w:id="411" w:author="Singh, Pranav" w:date="2022-11-03T16:09:00Z">
        <w:r w:rsidR="00EC4FDF">
          <w:rPr>
            <w:noProof/>
            <w:lang w:val="en-US"/>
          </w:rPr>
          <w:drawing>
            <wp:inline distT="0" distB="0" distL="0" distR="0" wp14:anchorId="0B44E486" wp14:editId="6CFF9D5A">
              <wp:extent cx="5848350" cy="1590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1590675"/>
                      </a:xfrm>
                      <a:prstGeom prst="rect">
                        <a:avLst/>
                      </a:prstGeom>
                      <a:noFill/>
                      <a:ln>
                        <a:noFill/>
                      </a:ln>
                    </pic:spPr>
                  </pic:pic>
                </a:graphicData>
              </a:graphic>
            </wp:inline>
          </w:drawing>
        </w:r>
      </w:ins>
    </w:p>
    <w:p w14:paraId="4359B103" w14:textId="273028D5" w:rsidR="009C6AD9" w:rsidRDefault="00EC4FDF" w:rsidP="00F22D03">
      <w:pPr>
        <w:pStyle w:val="ListParagraph"/>
        <w:keepNext/>
        <w:numPr>
          <w:ilvl w:val="0"/>
          <w:numId w:val="12"/>
        </w:numPr>
        <w:rPr>
          <w:ins w:id="412" w:author="Singh, Pranav" w:date="2022-11-03T16:11:00Z"/>
          <w:lang w:val="en-US"/>
        </w:rPr>
      </w:pPr>
      <w:ins w:id="413" w:author="Singh, Pranav" w:date="2022-11-03T16:08:00Z">
        <w:r>
          <w:rPr>
            <w:lang w:val="en-US"/>
          </w:rPr>
          <w:t>Add the alert detail</w:t>
        </w:r>
      </w:ins>
      <w:ins w:id="414" w:author="Singh, Pranav" w:date="2022-11-03T16:09:00Z">
        <w:r>
          <w:rPr>
            <w:lang w:val="en-US"/>
          </w:rPr>
          <w:t>s like alert name and group it belongs etc.</w:t>
        </w:r>
      </w:ins>
    </w:p>
    <w:p w14:paraId="7D9B4D5D" w14:textId="3A209E73" w:rsidR="00EC4FDF" w:rsidRDefault="00EC4FDF">
      <w:pPr>
        <w:pStyle w:val="ListParagraph"/>
        <w:keepNext/>
        <w:rPr>
          <w:ins w:id="415" w:author="Singh, Pranav" w:date="2022-11-03T16:09:00Z"/>
          <w:lang w:val="en-US"/>
        </w:rPr>
        <w:pPrChange w:id="416" w:author="Singh, Pranav" w:date="2022-11-03T16:11:00Z">
          <w:pPr>
            <w:pStyle w:val="ListParagraph"/>
            <w:keepNext/>
            <w:numPr>
              <w:numId w:val="12"/>
            </w:numPr>
            <w:ind w:hanging="360"/>
          </w:pPr>
        </w:pPrChange>
      </w:pPr>
      <w:ins w:id="417" w:author="Singh, Pranav" w:date="2022-11-03T16:11:00Z">
        <w:r>
          <w:rPr>
            <w:noProof/>
            <w:lang w:val="en-US"/>
          </w:rPr>
          <w:drawing>
            <wp:inline distT="0" distB="0" distL="0" distR="0" wp14:anchorId="38719028" wp14:editId="6B5A73C5">
              <wp:extent cx="5934075" cy="2343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ins>
    </w:p>
    <w:p w14:paraId="4F0E4EAE" w14:textId="0E467BFC" w:rsidR="00EC4FDF" w:rsidRDefault="00EC4FDF" w:rsidP="00F22D03">
      <w:pPr>
        <w:pStyle w:val="ListParagraph"/>
        <w:keepNext/>
        <w:numPr>
          <w:ilvl w:val="0"/>
          <w:numId w:val="12"/>
        </w:numPr>
        <w:rPr>
          <w:lang w:val="en-US"/>
        </w:rPr>
      </w:pPr>
      <w:ins w:id="418" w:author="Singh, Pranav" w:date="2022-11-03T16:09:00Z">
        <w:r>
          <w:rPr>
            <w:lang w:val="en-US"/>
          </w:rPr>
          <w:t xml:space="preserve">Finally set the alert </w:t>
        </w:r>
      </w:ins>
      <w:ins w:id="419" w:author="Singh, Pranav" w:date="2022-11-03T16:10:00Z">
        <w:r>
          <w:rPr>
            <w:lang w:val="en-US"/>
          </w:rPr>
          <w:t>contact or silent conditions to reduce large no alerts.</w:t>
        </w:r>
      </w:ins>
      <w:ins w:id="420" w:author="Singh, Pranav" w:date="2022-11-03T16:11:00Z">
        <w:r w:rsidRPr="00EC4FDF">
          <w:rPr>
            <w:noProof/>
            <w:lang w:val="en-US"/>
            <w:rPrChange w:id="421" w:author="Singh, Pranav" w:date="2022-11-03T16:11:00Z">
              <w:rPr>
                <w:noProof/>
              </w:rPr>
            </w:rPrChange>
          </w:rPr>
          <w:t xml:space="preserve"> </w:t>
        </w:r>
        <w:r>
          <w:rPr>
            <w:noProof/>
          </w:rPr>
          <w:drawing>
            <wp:inline distT="0" distB="0" distL="0" distR="0" wp14:anchorId="304AB35E" wp14:editId="221EF6EA">
              <wp:extent cx="5915025" cy="31318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6141" cy="3132411"/>
                      </a:xfrm>
                      <a:prstGeom prst="rect">
                        <a:avLst/>
                      </a:prstGeom>
                      <a:noFill/>
                      <a:ln>
                        <a:noFill/>
                      </a:ln>
                    </pic:spPr>
                  </pic:pic>
                </a:graphicData>
              </a:graphic>
            </wp:inline>
          </w:drawing>
        </w:r>
      </w:ins>
    </w:p>
    <w:p w14:paraId="0EBACD66" w14:textId="11B424F6" w:rsidR="001D1D77" w:rsidRPr="009C6AD9" w:rsidRDefault="001D1D77" w:rsidP="009C6AD9">
      <w:pPr>
        <w:keepNext/>
      </w:pPr>
      <w:del w:id="422" w:author="Singh, Pranav" w:date="2022-11-03T16:01:00Z">
        <w:r w:rsidDel="002D1D3B">
          <w:rPr>
            <w:noProof/>
            <w:lang w:val="hu-HU" w:eastAsia="hu-HU"/>
          </w:rPr>
          <w:drawing>
            <wp:inline distT="0" distB="0" distL="0" distR="0" wp14:anchorId="035B4FA6" wp14:editId="46FA9EA0">
              <wp:extent cx="5153025" cy="3158545"/>
              <wp:effectExtent l="133350" t="114300" r="104775" b="13716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60001" cy="316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del>
    </w:p>
    <w:p w14:paraId="0EFCC181" w14:textId="5C42714D" w:rsidR="001D1D77" w:rsidRDefault="001D1D77" w:rsidP="00126F4C">
      <w:r>
        <w:t>You can create alarms and notification channels as Editor or Admin of an organization. Ask your organization administrator for permission if you want to use this.</w:t>
      </w:r>
    </w:p>
    <w:p w14:paraId="012B4283" w14:textId="7537CC98" w:rsidR="00980AE0" w:rsidRDefault="00980AE0" w:rsidP="00980AE0">
      <w:pPr>
        <w:pStyle w:val="Heading2"/>
        <w:numPr>
          <w:ilvl w:val="1"/>
          <w:numId w:val="3"/>
        </w:numPr>
      </w:pPr>
      <w:bookmarkStart w:id="423" w:name="_Toc76726605"/>
      <w:bookmarkStart w:id="424" w:name="_Toc124349972"/>
      <w:r>
        <w:t>Database t</w:t>
      </w:r>
      <w:r w:rsidRPr="00240DCB">
        <w:t>able structure</w:t>
      </w:r>
      <w:bookmarkEnd w:id="423"/>
      <w:bookmarkEnd w:id="424"/>
    </w:p>
    <w:p w14:paraId="73A356EE" w14:textId="77777777" w:rsidR="00980AE0" w:rsidRDefault="00980AE0" w:rsidP="00980AE0">
      <w:r>
        <w:t>Enterprise Dashboard uses a PostgreSQL 10 Database which has certain tables to use.</w:t>
      </w:r>
    </w:p>
    <w:p w14:paraId="0130802E" w14:textId="02FE71B9" w:rsidR="00980AE0" w:rsidRDefault="00980AE0" w:rsidP="00980AE0">
      <w:pPr>
        <w:rPr>
          <w:sz w:val="28"/>
          <w:szCs w:val="26"/>
        </w:rPr>
      </w:pPr>
      <w:r>
        <w:lastRenderedPageBreak/>
        <w:t>The tables are described in the following. Based on those tables you can create your own widgets and queries.</w:t>
      </w:r>
      <w:bookmarkStart w:id="425" w:name="_Toc76645532"/>
      <w:r w:rsidR="00E10F65">
        <w:t xml:space="preserve"> The creation of new widgets and dashboards is available for Editor or Admin Users of an organization. </w:t>
      </w:r>
    </w:p>
    <w:p w14:paraId="3CB22560" w14:textId="77777777" w:rsidR="00980AE0" w:rsidRDefault="00980AE0" w:rsidP="00980AE0">
      <w:pPr>
        <w:pStyle w:val="Heading3"/>
      </w:pPr>
      <w:bookmarkStart w:id="426" w:name="_Toc76726606"/>
      <w:bookmarkStart w:id="427" w:name="_Toc124349973"/>
      <w:proofErr w:type="spellStart"/>
      <w:r>
        <w:t>Business.consumption</w:t>
      </w:r>
      <w:bookmarkEnd w:id="425"/>
      <w:bookmarkEnd w:id="426"/>
      <w:bookmarkEnd w:id="427"/>
      <w:proofErr w:type="spellEnd"/>
    </w:p>
    <w:p w14:paraId="1950A45A" w14:textId="77777777" w:rsidR="00980AE0" w:rsidRDefault="00980AE0" w:rsidP="00980AE0">
      <w:r>
        <w:t>This table represents your billing data according to your Open Telekom Cloud invoice (except limitations listed in chapter Current Limitations)</w:t>
      </w:r>
    </w:p>
    <w:p w14:paraId="45BDD2C8" w14:textId="77777777" w:rsidR="00980AE0" w:rsidRPr="00C63C49" w:rsidRDefault="00980AE0" w:rsidP="00980AE0"/>
    <w:tbl>
      <w:tblPr>
        <w:tblStyle w:val="Tabellengitternetz2"/>
        <w:tblW w:w="9526" w:type="dxa"/>
        <w:tblInd w:w="-5" w:type="dxa"/>
        <w:tblLook w:val="04A0" w:firstRow="1" w:lastRow="0" w:firstColumn="1" w:lastColumn="0" w:noHBand="0" w:noVBand="1"/>
      </w:tblPr>
      <w:tblGrid>
        <w:gridCol w:w="3178"/>
        <w:gridCol w:w="3173"/>
        <w:gridCol w:w="3175"/>
      </w:tblGrid>
      <w:tr w:rsidR="00980AE0" w14:paraId="32333793" w14:textId="77777777" w:rsidTr="00A945BD">
        <w:trPr>
          <w:cnfStyle w:val="100000000000" w:firstRow="1" w:lastRow="0" w:firstColumn="0" w:lastColumn="0" w:oddVBand="0" w:evenVBand="0" w:oddHBand="0" w:evenHBand="0" w:firstRowFirstColumn="0" w:firstRowLastColumn="0" w:lastRowFirstColumn="0" w:lastRowLastColumn="0"/>
        </w:trPr>
        <w:tc>
          <w:tcPr>
            <w:tcW w:w="3178" w:type="dxa"/>
          </w:tcPr>
          <w:p w14:paraId="1E4C2471" w14:textId="77777777" w:rsidR="00980AE0" w:rsidRDefault="00980AE0" w:rsidP="00A945BD">
            <w:r>
              <w:lastRenderedPageBreak/>
              <w:t xml:space="preserve">Field </w:t>
            </w:r>
            <w:proofErr w:type="spellStart"/>
            <w:r>
              <w:t>name</w:t>
            </w:r>
            <w:proofErr w:type="spellEnd"/>
          </w:p>
        </w:tc>
        <w:tc>
          <w:tcPr>
            <w:tcW w:w="3173" w:type="dxa"/>
          </w:tcPr>
          <w:p w14:paraId="6A1EB819" w14:textId="77777777" w:rsidR="00980AE0" w:rsidRDefault="00980AE0" w:rsidP="00A945BD">
            <w:r>
              <w:t>Data type</w:t>
            </w:r>
          </w:p>
        </w:tc>
        <w:tc>
          <w:tcPr>
            <w:tcW w:w="3175" w:type="dxa"/>
          </w:tcPr>
          <w:p w14:paraId="37898800" w14:textId="77777777" w:rsidR="00980AE0" w:rsidRDefault="00980AE0" w:rsidP="00A945BD">
            <w:r>
              <w:t xml:space="preserve">Description </w:t>
            </w:r>
          </w:p>
        </w:tc>
      </w:tr>
      <w:tr w:rsidR="00980AE0" w:rsidRPr="0039535F" w14:paraId="7DF74EAB" w14:textId="77777777" w:rsidTr="00A945BD">
        <w:tc>
          <w:tcPr>
            <w:tcW w:w="3178" w:type="dxa"/>
          </w:tcPr>
          <w:p w14:paraId="71E7D87E" w14:textId="77777777" w:rsidR="00980AE0" w:rsidRPr="00DC2881" w:rsidRDefault="00980AE0" w:rsidP="00A945BD">
            <w:pPr>
              <w:rPr>
                <w:b/>
              </w:rPr>
            </w:pPr>
            <w:proofErr w:type="spellStart"/>
            <w:r w:rsidRPr="00FA4685">
              <w:t>contract</w:t>
            </w:r>
            <w:proofErr w:type="spellEnd"/>
          </w:p>
        </w:tc>
        <w:tc>
          <w:tcPr>
            <w:tcW w:w="3173" w:type="dxa"/>
          </w:tcPr>
          <w:p w14:paraId="66694EA9" w14:textId="77777777" w:rsidR="00980AE0" w:rsidRPr="00DC2881" w:rsidRDefault="00980AE0" w:rsidP="00A945BD">
            <w:r w:rsidRPr="00DC2881">
              <w:t>Int8</w:t>
            </w:r>
          </w:p>
        </w:tc>
        <w:tc>
          <w:tcPr>
            <w:tcW w:w="3175" w:type="dxa"/>
          </w:tcPr>
          <w:p w14:paraId="70FB9105" w14:textId="79E76299" w:rsidR="00980AE0" w:rsidRPr="00DC2881" w:rsidRDefault="00980AE0" w:rsidP="00A945BD">
            <w:pPr>
              <w:rPr>
                <w:lang w:val="en-US"/>
              </w:rPr>
            </w:pPr>
            <w:r w:rsidRPr="00DC2881">
              <w:rPr>
                <w:lang w:val="en-US"/>
              </w:rPr>
              <w:t>This field displays your tenan</w:t>
            </w:r>
            <w:r w:rsidR="00204D68">
              <w:rPr>
                <w:lang w:val="en-US"/>
              </w:rPr>
              <w:t>t</w:t>
            </w:r>
            <w:r w:rsidRPr="00DC2881">
              <w:rPr>
                <w:lang w:val="en-US"/>
              </w:rPr>
              <w:t xml:space="preserve"> id, which is the same as your contract id</w:t>
            </w:r>
          </w:p>
        </w:tc>
      </w:tr>
      <w:tr w:rsidR="00980AE0" w:rsidRPr="0039535F" w14:paraId="17BBA4A3" w14:textId="77777777" w:rsidTr="00A945BD">
        <w:tc>
          <w:tcPr>
            <w:tcW w:w="3178" w:type="dxa"/>
          </w:tcPr>
          <w:p w14:paraId="1391FF05" w14:textId="77777777" w:rsidR="00980AE0" w:rsidRPr="00587BD8" w:rsidRDefault="00980AE0" w:rsidP="00A945BD">
            <w:pPr>
              <w:rPr>
                <w:b/>
                <w:bCs/>
              </w:rPr>
            </w:pPr>
            <w:proofErr w:type="spellStart"/>
            <w:r>
              <w:t>business_partner_id</w:t>
            </w:r>
            <w:proofErr w:type="spellEnd"/>
          </w:p>
        </w:tc>
        <w:tc>
          <w:tcPr>
            <w:tcW w:w="3173" w:type="dxa"/>
          </w:tcPr>
          <w:p w14:paraId="62F110E5" w14:textId="77777777" w:rsidR="00980AE0" w:rsidRPr="00587BD8" w:rsidRDefault="00980AE0" w:rsidP="00A945BD">
            <w:r w:rsidRPr="00587BD8">
              <w:t>Int8</w:t>
            </w:r>
          </w:p>
        </w:tc>
        <w:tc>
          <w:tcPr>
            <w:tcW w:w="3175" w:type="dxa"/>
          </w:tcPr>
          <w:p w14:paraId="5522163A" w14:textId="77777777" w:rsidR="00980AE0" w:rsidRPr="0039535F" w:rsidRDefault="00980AE0" w:rsidP="00A945BD">
            <w:pPr>
              <w:rPr>
                <w:lang w:val="en-US"/>
              </w:rPr>
            </w:pPr>
            <w:r w:rsidRPr="0039535F">
              <w:rPr>
                <w:lang w:val="en-US"/>
              </w:rPr>
              <w:t>This field displays your business</w:t>
            </w:r>
            <w:r>
              <w:rPr>
                <w:lang w:val="en-US"/>
              </w:rPr>
              <w:t xml:space="preserve"> </w:t>
            </w:r>
            <w:r w:rsidRPr="0039535F">
              <w:rPr>
                <w:lang w:val="en-US"/>
              </w:rPr>
              <w:t>partner id</w:t>
            </w:r>
          </w:p>
        </w:tc>
      </w:tr>
      <w:tr w:rsidR="00980AE0" w:rsidRPr="0039535F" w14:paraId="729C1A73" w14:textId="77777777" w:rsidTr="00A945BD">
        <w:tc>
          <w:tcPr>
            <w:tcW w:w="3178" w:type="dxa"/>
          </w:tcPr>
          <w:p w14:paraId="14A7B478" w14:textId="77777777" w:rsidR="00980AE0" w:rsidRPr="00587BD8" w:rsidRDefault="00980AE0" w:rsidP="00A945BD">
            <w:pPr>
              <w:rPr>
                <w:b/>
              </w:rPr>
            </w:pPr>
            <w:proofErr w:type="spellStart"/>
            <w:r w:rsidRPr="00FA4685">
              <w:t>organization_name</w:t>
            </w:r>
            <w:proofErr w:type="spellEnd"/>
          </w:p>
        </w:tc>
        <w:tc>
          <w:tcPr>
            <w:tcW w:w="3173" w:type="dxa"/>
          </w:tcPr>
          <w:p w14:paraId="00C31C5D" w14:textId="77777777" w:rsidR="00980AE0" w:rsidRPr="00587BD8" w:rsidRDefault="00980AE0" w:rsidP="00A945BD">
            <w:proofErr w:type="spellStart"/>
            <w:r w:rsidRPr="00587BD8">
              <w:t>varchar</w:t>
            </w:r>
            <w:proofErr w:type="spellEnd"/>
          </w:p>
        </w:tc>
        <w:tc>
          <w:tcPr>
            <w:tcW w:w="3175" w:type="dxa"/>
          </w:tcPr>
          <w:p w14:paraId="5823DB2C" w14:textId="77777777" w:rsidR="00980AE0" w:rsidRPr="0039535F" w:rsidRDefault="00980AE0" w:rsidP="00A945BD">
            <w:pPr>
              <w:rPr>
                <w:lang w:val="en-US"/>
              </w:rPr>
            </w:pPr>
            <w:r w:rsidRPr="0039535F">
              <w:rPr>
                <w:lang w:val="en-US"/>
              </w:rPr>
              <w:t>This field displays the name of your company</w:t>
            </w:r>
          </w:p>
        </w:tc>
      </w:tr>
      <w:tr w:rsidR="00980AE0" w:rsidRPr="0039535F" w14:paraId="03A7F113" w14:textId="77777777" w:rsidTr="00A945BD">
        <w:tc>
          <w:tcPr>
            <w:tcW w:w="3178" w:type="dxa"/>
          </w:tcPr>
          <w:p w14:paraId="69AF8F8E" w14:textId="77777777" w:rsidR="00980AE0" w:rsidRPr="00587BD8" w:rsidRDefault="00980AE0" w:rsidP="00A945BD">
            <w:pPr>
              <w:rPr>
                <w:b/>
              </w:rPr>
            </w:pPr>
            <w:proofErr w:type="spellStart"/>
            <w:r>
              <w:t>regulator_id</w:t>
            </w:r>
            <w:proofErr w:type="spellEnd"/>
          </w:p>
        </w:tc>
        <w:tc>
          <w:tcPr>
            <w:tcW w:w="3173" w:type="dxa"/>
          </w:tcPr>
          <w:p w14:paraId="0F233C71" w14:textId="77777777" w:rsidR="00980AE0" w:rsidRPr="00587BD8" w:rsidRDefault="00980AE0" w:rsidP="00A945BD">
            <w:r w:rsidRPr="00587BD8">
              <w:t>Int8</w:t>
            </w:r>
          </w:p>
        </w:tc>
        <w:tc>
          <w:tcPr>
            <w:tcW w:w="3175" w:type="dxa"/>
          </w:tcPr>
          <w:p w14:paraId="55D26635" w14:textId="77777777" w:rsidR="00980AE0" w:rsidRPr="0039535F" w:rsidRDefault="00980AE0" w:rsidP="00A945BD">
            <w:pPr>
              <w:rPr>
                <w:lang w:val="en-US"/>
              </w:rPr>
            </w:pPr>
            <w:r w:rsidRPr="0039535F">
              <w:rPr>
                <w:lang w:val="en-US"/>
              </w:rPr>
              <w:t>This field displays the payer id</w:t>
            </w:r>
          </w:p>
        </w:tc>
      </w:tr>
      <w:tr w:rsidR="00980AE0" w:rsidRPr="0039535F" w14:paraId="5CC2695E" w14:textId="77777777" w:rsidTr="00A945BD">
        <w:tc>
          <w:tcPr>
            <w:tcW w:w="3178" w:type="dxa"/>
          </w:tcPr>
          <w:p w14:paraId="5CD81601" w14:textId="77777777" w:rsidR="00980AE0" w:rsidRPr="00587BD8" w:rsidRDefault="00980AE0" w:rsidP="00A945BD">
            <w:pPr>
              <w:rPr>
                <w:b/>
              </w:rPr>
            </w:pPr>
            <w:proofErr w:type="spellStart"/>
            <w:r>
              <w:t>regulator_name</w:t>
            </w:r>
            <w:proofErr w:type="spellEnd"/>
          </w:p>
        </w:tc>
        <w:tc>
          <w:tcPr>
            <w:tcW w:w="3173" w:type="dxa"/>
          </w:tcPr>
          <w:p w14:paraId="68D115BA" w14:textId="77777777" w:rsidR="00980AE0" w:rsidRPr="00587BD8" w:rsidRDefault="00980AE0" w:rsidP="00A945BD">
            <w:proofErr w:type="spellStart"/>
            <w:r w:rsidRPr="00587BD8">
              <w:t>varchar</w:t>
            </w:r>
            <w:proofErr w:type="spellEnd"/>
          </w:p>
        </w:tc>
        <w:tc>
          <w:tcPr>
            <w:tcW w:w="3175" w:type="dxa"/>
          </w:tcPr>
          <w:p w14:paraId="383B79F4" w14:textId="77777777" w:rsidR="00980AE0" w:rsidRPr="0039535F" w:rsidRDefault="00980AE0" w:rsidP="00A945BD">
            <w:pPr>
              <w:rPr>
                <w:lang w:val="en-US"/>
              </w:rPr>
            </w:pPr>
            <w:r w:rsidRPr="0039535F">
              <w:rPr>
                <w:lang w:val="en-US"/>
              </w:rPr>
              <w:t>This field displays the name of your payer</w:t>
            </w:r>
          </w:p>
        </w:tc>
      </w:tr>
      <w:tr w:rsidR="00980AE0" w:rsidRPr="0039535F" w14:paraId="2F3DCBD3" w14:textId="77777777" w:rsidTr="00A945BD">
        <w:tc>
          <w:tcPr>
            <w:tcW w:w="3178" w:type="dxa"/>
          </w:tcPr>
          <w:p w14:paraId="29513249" w14:textId="77777777" w:rsidR="00980AE0" w:rsidRPr="00587BD8" w:rsidRDefault="00980AE0" w:rsidP="00A945BD">
            <w:pPr>
              <w:rPr>
                <w:b/>
              </w:rPr>
            </w:pPr>
            <w:proofErr w:type="spellStart"/>
            <w:r>
              <w:t>f</w:t>
            </w:r>
            <w:r w:rsidRPr="00587BD8">
              <w:t>te_reseller_id</w:t>
            </w:r>
            <w:proofErr w:type="spellEnd"/>
          </w:p>
        </w:tc>
        <w:tc>
          <w:tcPr>
            <w:tcW w:w="3173" w:type="dxa"/>
          </w:tcPr>
          <w:p w14:paraId="2B02ED04" w14:textId="77777777" w:rsidR="00980AE0" w:rsidRPr="00587BD8" w:rsidRDefault="00980AE0" w:rsidP="00A945BD">
            <w:r w:rsidRPr="00587BD8">
              <w:t>Int4</w:t>
            </w:r>
          </w:p>
        </w:tc>
        <w:tc>
          <w:tcPr>
            <w:tcW w:w="3175" w:type="dxa"/>
          </w:tcPr>
          <w:p w14:paraId="2A4B8BC5" w14:textId="77777777" w:rsidR="00980AE0" w:rsidRPr="0039535F" w:rsidRDefault="00980AE0" w:rsidP="00A945BD">
            <w:pPr>
              <w:rPr>
                <w:lang w:val="en-US"/>
              </w:rPr>
            </w:pPr>
            <w:r w:rsidRPr="0039535F">
              <w:rPr>
                <w:lang w:val="en-US"/>
              </w:rPr>
              <w:t>This field displays your reseller id. The reseller id is used in certain organization models, you will not need this in most cases</w:t>
            </w:r>
          </w:p>
        </w:tc>
      </w:tr>
      <w:tr w:rsidR="00980AE0" w:rsidRPr="0039535F" w14:paraId="6B84F5F6" w14:textId="77777777" w:rsidTr="00A945BD">
        <w:tc>
          <w:tcPr>
            <w:tcW w:w="3178" w:type="dxa"/>
          </w:tcPr>
          <w:p w14:paraId="70C12D86" w14:textId="77777777" w:rsidR="00980AE0" w:rsidRPr="00587BD8" w:rsidRDefault="00980AE0" w:rsidP="00A945BD">
            <w:pPr>
              <w:rPr>
                <w:b/>
              </w:rPr>
            </w:pPr>
            <w:proofErr w:type="spellStart"/>
            <w:r>
              <w:t>a</w:t>
            </w:r>
            <w:r w:rsidRPr="00587BD8">
              <w:t>gp_id</w:t>
            </w:r>
            <w:proofErr w:type="spellEnd"/>
          </w:p>
        </w:tc>
        <w:tc>
          <w:tcPr>
            <w:tcW w:w="3173" w:type="dxa"/>
          </w:tcPr>
          <w:p w14:paraId="3DFC5FA5" w14:textId="77777777" w:rsidR="00980AE0" w:rsidRPr="00587BD8" w:rsidRDefault="00980AE0" w:rsidP="00A945BD">
            <w:r w:rsidRPr="00587BD8">
              <w:t>Int8</w:t>
            </w:r>
          </w:p>
        </w:tc>
        <w:tc>
          <w:tcPr>
            <w:tcW w:w="3175" w:type="dxa"/>
          </w:tcPr>
          <w:p w14:paraId="15EE216C" w14:textId="749FB970" w:rsidR="00980AE0" w:rsidRPr="0039535F" w:rsidRDefault="00980AE0" w:rsidP="00A945BD">
            <w:pPr>
              <w:rPr>
                <w:lang w:val="en-US"/>
              </w:rPr>
            </w:pPr>
            <w:r w:rsidRPr="0039535F">
              <w:rPr>
                <w:lang w:val="en-US"/>
              </w:rPr>
              <w:t>This field display</w:t>
            </w:r>
            <w:r w:rsidR="00204D68">
              <w:rPr>
                <w:lang w:val="en-US"/>
              </w:rPr>
              <w:t>s</w:t>
            </w:r>
            <w:r w:rsidRPr="0039535F">
              <w:rPr>
                <w:lang w:val="en-US"/>
              </w:rPr>
              <w:t xml:space="preserve"> </w:t>
            </w:r>
            <w:proofErr w:type="gramStart"/>
            <w:r w:rsidRPr="0039535F">
              <w:rPr>
                <w:lang w:val="en-US"/>
              </w:rPr>
              <w:t>is</w:t>
            </w:r>
            <w:proofErr w:type="gramEnd"/>
            <w:r w:rsidRPr="0039535F">
              <w:rPr>
                <w:lang w:val="en-US"/>
              </w:rPr>
              <w:t xml:space="preserve"> your overall business</w:t>
            </w:r>
            <w:r>
              <w:rPr>
                <w:lang w:val="en-US"/>
              </w:rPr>
              <w:t xml:space="preserve"> </w:t>
            </w:r>
            <w:r w:rsidRPr="0039535F">
              <w:rPr>
                <w:lang w:val="en-US"/>
              </w:rPr>
              <w:t>partner id</w:t>
            </w:r>
          </w:p>
        </w:tc>
      </w:tr>
      <w:tr w:rsidR="00980AE0" w:rsidRPr="0039535F" w14:paraId="5E7172C4" w14:textId="77777777" w:rsidTr="00A945BD">
        <w:tc>
          <w:tcPr>
            <w:tcW w:w="3178" w:type="dxa"/>
          </w:tcPr>
          <w:p w14:paraId="66DCD461" w14:textId="77777777" w:rsidR="00980AE0" w:rsidRPr="00587BD8" w:rsidRDefault="00980AE0" w:rsidP="00A945BD">
            <w:pPr>
              <w:rPr>
                <w:b/>
              </w:rPr>
            </w:pPr>
            <w:proofErr w:type="spellStart"/>
            <w:r>
              <w:t>a</w:t>
            </w:r>
            <w:r w:rsidRPr="00587BD8">
              <w:t>gp_name</w:t>
            </w:r>
            <w:proofErr w:type="spellEnd"/>
          </w:p>
        </w:tc>
        <w:tc>
          <w:tcPr>
            <w:tcW w:w="3173" w:type="dxa"/>
          </w:tcPr>
          <w:p w14:paraId="40CC6A60" w14:textId="77777777" w:rsidR="00980AE0" w:rsidRPr="00587BD8" w:rsidRDefault="00980AE0" w:rsidP="00A945BD">
            <w:proofErr w:type="spellStart"/>
            <w:r w:rsidRPr="00587BD8">
              <w:t>varchar</w:t>
            </w:r>
            <w:proofErr w:type="spellEnd"/>
          </w:p>
        </w:tc>
        <w:tc>
          <w:tcPr>
            <w:tcW w:w="3175" w:type="dxa"/>
          </w:tcPr>
          <w:p w14:paraId="7D19B63E" w14:textId="77777777" w:rsidR="00980AE0" w:rsidRPr="0039535F" w:rsidRDefault="00980AE0" w:rsidP="00A945BD">
            <w:pPr>
              <w:rPr>
                <w:lang w:val="en-US"/>
              </w:rPr>
            </w:pPr>
            <w:r w:rsidRPr="0039535F">
              <w:rPr>
                <w:lang w:val="en-US"/>
              </w:rPr>
              <w:t>This field displays the name of your overall business</w:t>
            </w:r>
            <w:r>
              <w:rPr>
                <w:lang w:val="en-US"/>
              </w:rPr>
              <w:t xml:space="preserve"> </w:t>
            </w:r>
            <w:r w:rsidRPr="0039535F">
              <w:rPr>
                <w:lang w:val="en-US"/>
              </w:rPr>
              <w:t>partner</w:t>
            </w:r>
          </w:p>
        </w:tc>
      </w:tr>
      <w:tr w:rsidR="00980AE0" w:rsidRPr="0039535F" w14:paraId="3BCAB033" w14:textId="77777777" w:rsidTr="00A945BD">
        <w:tc>
          <w:tcPr>
            <w:tcW w:w="3178" w:type="dxa"/>
          </w:tcPr>
          <w:p w14:paraId="414CA7FD" w14:textId="77777777" w:rsidR="00980AE0" w:rsidRPr="00587BD8" w:rsidRDefault="00980AE0" w:rsidP="00A945BD">
            <w:pPr>
              <w:rPr>
                <w:b/>
              </w:rPr>
            </w:pPr>
            <w:proofErr w:type="spellStart"/>
            <w:r w:rsidRPr="00962212">
              <w:t>quantity_unit</w:t>
            </w:r>
            <w:proofErr w:type="spellEnd"/>
          </w:p>
        </w:tc>
        <w:tc>
          <w:tcPr>
            <w:tcW w:w="3173" w:type="dxa"/>
          </w:tcPr>
          <w:p w14:paraId="34D56622" w14:textId="77777777" w:rsidR="00980AE0" w:rsidRPr="00587BD8" w:rsidRDefault="00980AE0" w:rsidP="00A945BD">
            <w:proofErr w:type="spellStart"/>
            <w:r w:rsidRPr="00587BD8">
              <w:t>varchar</w:t>
            </w:r>
            <w:proofErr w:type="spellEnd"/>
          </w:p>
        </w:tc>
        <w:tc>
          <w:tcPr>
            <w:tcW w:w="3175" w:type="dxa"/>
          </w:tcPr>
          <w:p w14:paraId="79BBFC4B" w14:textId="77777777" w:rsidR="00980AE0" w:rsidRPr="0039535F" w:rsidRDefault="00980AE0" w:rsidP="00A945BD">
            <w:pPr>
              <w:rPr>
                <w:lang w:val="en-US"/>
              </w:rPr>
            </w:pPr>
            <w:r w:rsidRPr="0039535F">
              <w:rPr>
                <w:lang w:val="en-US"/>
              </w:rPr>
              <w:t>This field displays the unit for the billing items.</w:t>
            </w:r>
            <w:r>
              <w:rPr>
                <w:lang w:val="en-US"/>
              </w:rPr>
              <w:t xml:space="preserve"> </w:t>
            </w:r>
            <w:r w:rsidRPr="0039535F">
              <w:rPr>
                <w:lang w:val="en-US"/>
              </w:rPr>
              <w:t xml:space="preserve">For </w:t>
            </w:r>
            <w:proofErr w:type="gramStart"/>
            <w:r w:rsidRPr="0039535F">
              <w:rPr>
                <w:lang w:val="en-US"/>
              </w:rPr>
              <w:t>example</w:t>
            </w:r>
            <w:proofErr w:type="gramEnd"/>
            <w:r w:rsidRPr="0039535F">
              <w:rPr>
                <w:lang w:val="en-US"/>
              </w:rPr>
              <w:t xml:space="preserve"> hours for virtual machines or GB for volumes</w:t>
            </w:r>
          </w:p>
        </w:tc>
      </w:tr>
      <w:tr w:rsidR="00980AE0" w:rsidRPr="0039535F" w14:paraId="04AD27A4" w14:textId="77777777" w:rsidTr="00A945BD">
        <w:tc>
          <w:tcPr>
            <w:tcW w:w="3178" w:type="dxa"/>
          </w:tcPr>
          <w:p w14:paraId="69D65E2E" w14:textId="77777777" w:rsidR="00980AE0" w:rsidRPr="00587BD8" w:rsidRDefault="00980AE0" w:rsidP="00A945BD">
            <w:pPr>
              <w:rPr>
                <w:b/>
              </w:rPr>
            </w:pPr>
            <w:proofErr w:type="spellStart"/>
            <w:r>
              <w:t>consumption_date</w:t>
            </w:r>
            <w:proofErr w:type="spellEnd"/>
          </w:p>
        </w:tc>
        <w:tc>
          <w:tcPr>
            <w:tcW w:w="3173" w:type="dxa"/>
          </w:tcPr>
          <w:p w14:paraId="5FE7F9C1" w14:textId="77777777" w:rsidR="00980AE0" w:rsidRPr="00587BD8" w:rsidRDefault="00980AE0" w:rsidP="00A945BD">
            <w:proofErr w:type="spellStart"/>
            <w:r w:rsidRPr="00587BD8">
              <w:t>timestamp</w:t>
            </w:r>
            <w:proofErr w:type="spellEnd"/>
          </w:p>
        </w:tc>
        <w:tc>
          <w:tcPr>
            <w:tcW w:w="3175" w:type="dxa"/>
          </w:tcPr>
          <w:p w14:paraId="6165424B" w14:textId="77777777" w:rsidR="00980AE0" w:rsidRPr="0039535F" w:rsidRDefault="00980AE0" w:rsidP="00A945BD">
            <w:pPr>
              <w:rPr>
                <w:lang w:val="en-US"/>
              </w:rPr>
            </w:pPr>
            <w:r w:rsidRPr="0039535F">
              <w:rPr>
                <w:lang w:val="en-US"/>
              </w:rPr>
              <w:t>This field displays when the billing item was created, therefor when you consumed the service</w:t>
            </w:r>
          </w:p>
        </w:tc>
      </w:tr>
      <w:tr w:rsidR="00980AE0" w:rsidRPr="0039535F" w14:paraId="1C5C6CBB" w14:textId="77777777" w:rsidTr="00A945BD">
        <w:tc>
          <w:tcPr>
            <w:tcW w:w="3178" w:type="dxa"/>
          </w:tcPr>
          <w:p w14:paraId="01D683BE" w14:textId="77777777" w:rsidR="00980AE0" w:rsidRPr="00587BD8" w:rsidRDefault="00980AE0" w:rsidP="00A945BD">
            <w:pPr>
              <w:rPr>
                <w:b/>
              </w:rPr>
            </w:pPr>
            <w:proofErr w:type="spellStart"/>
            <w:r>
              <w:t>unit_price</w:t>
            </w:r>
            <w:proofErr w:type="spellEnd"/>
          </w:p>
        </w:tc>
        <w:tc>
          <w:tcPr>
            <w:tcW w:w="3173" w:type="dxa"/>
          </w:tcPr>
          <w:p w14:paraId="1D88B63D" w14:textId="77777777" w:rsidR="00980AE0" w:rsidRPr="00587BD8" w:rsidRDefault="00980AE0" w:rsidP="00A945BD">
            <w:r w:rsidRPr="00587BD8">
              <w:t>Float8</w:t>
            </w:r>
          </w:p>
        </w:tc>
        <w:tc>
          <w:tcPr>
            <w:tcW w:w="3175" w:type="dxa"/>
          </w:tcPr>
          <w:p w14:paraId="20C40E11" w14:textId="77777777" w:rsidR="00980AE0" w:rsidRPr="0039535F" w:rsidRDefault="00980AE0" w:rsidP="00A945BD">
            <w:pPr>
              <w:rPr>
                <w:lang w:val="en-US"/>
              </w:rPr>
            </w:pPr>
            <w:r w:rsidRPr="0039535F">
              <w:rPr>
                <w:lang w:val="en-US"/>
              </w:rPr>
              <w:t>This field displays the price per quantity</w:t>
            </w:r>
          </w:p>
        </w:tc>
      </w:tr>
      <w:tr w:rsidR="00980AE0" w:rsidRPr="0039535F" w14:paraId="180F8AB1" w14:textId="77777777" w:rsidTr="00A945BD">
        <w:tc>
          <w:tcPr>
            <w:tcW w:w="3178" w:type="dxa"/>
          </w:tcPr>
          <w:p w14:paraId="20C41182" w14:textId="77777777" w:rsidR="00980AE0" w:rsidRPr="00587BD8" w:rsidRDefault="00980AE0" w:rsidP="00A945BD">
            <w:pPr>
              <w:rPr>
                <w:b/>
              </w:rPr>
            </w:pPr>
            <w:proofErr w:type="spellStart"/>
            <w:r w:rsidRPr="00962212">
              <w:t>quantity</w:t>
            </w:r>
            <w:proofErr w:type="spellEnd"/>
          </w:p>
        </w:tc>
        <w:tc>
          <w:tcPr>
            <w:tcW w:w="3173" w:type="dxa"/>
          </w:tcPr>
          <w:p w14:paraId="1CE07E52" w14:textId="77777777" w:rsidR="00980AE0" w:rsidRPr="00587BD8" w:rsidRDefault="00980AE0" w:rsidP="00A945BD">
            <w:r w:rsidRPr="00587BD8">
              <w:t>Float8</w:t>
            </w:r>
          </w:p>
        </w:tc>
        <w:tc>
          <w:tcPr>
            <w:tcW w:w="3175" w:type="dxa"/>
          </w:tcPr>
          <w:p w14:paraId="6B5ADE50" w14:textId="6049F811" w:rsidR="00980AE0" w:rsidRPr="0039535F" w:rsidRDefault="00980AE0" w:rsidP="00A945BD">
            <w:pPr>
              <w:rPr>
                <w:lang w:val="en-US"/>
              </w:rPr>
            </w:pPr>
            <w:r w:rsidRPr="0039535F">
              <w:rPr>
                <w:lang w:val="en-US"/>
              </w:rPr>
              <w:t>This field displays the quantity of the data set. For example</w:t>
            </w:r>
            <w:r w:rsidR="00204D68">
              <w:rPr>
                <w:lang w:val="en-US"/>
              </w:rPr>
              <w:t>,</w:t>
            </w:r>
            <w:r w:rsidRPr="0039535F">
              <w:rPr>
                <w:lang w:val="en-US"/>
              </w:rPr>
              <w:t xml:space="preserve"> in combination with the unit field</w:t>
            </w:r>
            <w:r w:rsidR="00204D68">
              <w:rPr>
                <w:lang w:val="en-US"/>
              </w:rPr>
              <w:t>,</w:t>
            </w:r>
            <w:r w:rsidRPr="0039535F">
              <w:rPr>
                <w:lang w:val="en-US"/>
              </w:rPr>
              <w:t xml:space="preserve"> it would be “10 GB”</w:t>
            </w:r>
          </w:p>
        </w:tc>
      </w:tr>
      <w:tr w:rsidR="00980AE0" w:rsidRPr="00587BD8" w14:paraId="7F815462" w14:textId="77777777" w:rsidTr="00A945BD">
        <w:tc>
          <w:tcPr>
            <w:tcW w:w="3178" w:type="dxa"/>
          </w:tcPr>
          <w:p w14:paraId="274863DF" w14:textId="77777777" w:rsidR="00980AE0" w:rsidRPr="00587BD8" w:rsidRDefault="00980AE0" w:rsidP="00A945BD">
            <w:pPr>
              <w:rPr>
                <w:b/>
              </w:rPr>
            </w:pPr>
            <w:proofErr w:type="spellStart"/>
            <w:r>
              <w:t>amount</w:t>
            </w:r>
            <w:proofErr w:type="spellEnd"/>
          </w:p>
        </w:tc>
        <w:tc>
          <w:tcPr>
            <w:tcW w:w="3173" w:type="dxa"/>
          </w:tcPr>
          <w:p w14:paraId="1F2C2500" w14:textId="77777777" w:rsidR="00980AE0" w:rsidRPr="00587BD8" w:rsidRDefault="00980AE0" w:rsidP="00A945BD">
            <w:r w:rsidRPr="00587BD8">
              <w:t>Float8</w:t>
            </w:r>
          </w:p>
        </w:tc>
        <w:tc>
          <w:tcPr>
            <w:tcW w:w="3175" w:type="dxa"/>
          </w:tcPr>
          <w:p w14:paraId="7B94334F" w14:textId="77777777" w:rsidR="00980AE0" w:rsidRPr="00587BD8" w:rsidRDefault="00980AE0" w:rsidP="00A945BD">
            <w:r w:rsidRPr="0039535F">
              <w:rPr>
                <w:lang w:val="en-US"/>
              </w:rPr>
              <w:t xml:space="preserve">This field displays the actual costs in Euro, same as Price*Quantity. </w:t>
            </w:r>
            <w:proofErr w:type="spellStart"/>
            <w:r w:rsidRPr="00587BD8">
              <w:rPr>
                <w:b/>
              </w:rPr>
              <w:t>Including</w:t>
            </w:r>
            <w:proofErr w:type="spellEnd"/>
            <w:r>
              <w:rPr>
                <w:b/>
              </w:rPr>
              <w:t xml:space="preserve"> </w:t>
            </w:r>
            <w:proofErr w:type="spellStart"/>
            <w:r w:rsidRPr="00587BD8">
              <w:t>discounts</w:t>
            </w:r>
            <w:proofErr w:type="spellEnd"/>
            <w:r w:rsidRPr="00587BD8">
              <w:t xml:space="preserve"> and </w:t>
            </w:r>
            <w:proofErr w:type="spellStart"/>
            <w:r w:rsidRPr="00587BD8">
              <w:t>vouchers</w:t>
            </w:r>
            <w:proofErr w:type="spellEnd"/>
          </w:p>
        </w:tc>
      </w:tr>
      <w:tr w:rsidR="00980AE0" w:rsidRPr="00587BD8" w14:paraId="42957B51" w14:textId="77777777" w:rsidTr="00A945BD">
        <w:tc>
          <w:tcPr>
            <w:tcW w:w="3178" w:type="dxa"/>
          </w:tcPr>
          <w:p w14:paraId="1F8F2904" w14:textId="3194B92D" w:rsidR="00980AE0" w:rsidRPr="00587BD8" w:rsidRDefault="00980AE0" w:rsidP="00A945BD">
            <w:pPr>
              <w:rPr>
                <w:b/>
              </w:rPr>
            </w:pPr>
            <w:proofErr w:type="spellStart"/>
            <w:r>
              <w:t>amount_excluding_discount</w:t>
            </w:r>
            <w:proofErr w:type="spellEnd"/>
          </w:p>
        </w:tc>
        <w:tc>
          <w:tcPr>
            <w:tcW w:w="3173" w:type="dxa"/>
          </w:tcPr>
          <w:p w14:paraId="52254A34" w14:textId="77777777" w:rsidR="00980AE0" w:rsidRPr="00587BD8" w:rsidRDefault="00980AE0" w:rsidP="00A945BD">
            <w:r w:rsidRPr="00587BD8">
              <w:t>Float8</w:t>
            </w:r>
          </w:p>
        </w:tc>
        <w:tc>
          <w:tcPr>
            <w:tcW w:w="3175" w:type="dxa"/>
          </w:tcPr>
          <w:p w14:paraId="7B9C9F3A" w14:textId="77777777" w:rsidR="00980AE0" w:rsidRPr="00587BD8" w:rsidRDefault="00980AE0" w:rsidP="00A945BD">
            <w:r w:rsidRPr="0039535F">
              <w:rPr>
                <w:lang w:val="en-US"/>
              </w:rPr>
              <w:t xml:space="preserve">This field displays the actual costs in Euro, same as Price*Quantity. </w:t>
            </w:r>
            <w:proofErr w:type="spellStart"/>
            <w:r w:rsidRPr="00587BD8">
              <w:rPr>
                <w:b/>
              </w:rPr>
              <w:t>Without</w:t>
            </w:r>
            <w:proofErr w:type="spellEnd"/>
            <w:r>
              <w:rPr>
                <w:b/>
              </w:rPr>
              <w:t xml:space="preserve"> </w:t>
            </w:r>
            <w:proofErr w:type="spellStart"/>
            <w:r w:rsidRPr="00587BD8">
              <w:t>discounts</w:t>
            </w:r>
            <w:proofErr w:type="spellEnd"/>
            <w:r w:rsidRPr="00587BD8">
              <w:t xml:space="preserve"> and </w:t>
            </w:r>
            <w:proofErr w:type="spellStart"/>
            <w:r w:rsidRPr="00587BD8">
              <w:t>vouchers</w:t>
            </w:r>
            <w:proofErr w:type="spellEnd"/>
          </w:p>
        </w:tc>
      </w:tr>
      <w:tr w:rsidR="00980AE0" w:rsidRPr="0039535F" w14:paraId="4C3BCABC" w14:textId="77777777" w:rsidTr="00A945BD">
        <w:tc>
          <w:tcPr>
            <w:tcW w:w="3178" w:type="dxa"/>
          </w:tcPr>
          <w:p w14:paraId="7BA8A704" w14:textId="77777777" w:rsidR="00980AE0" w:rsidRPr="00587BD8" w:rsidRDefault="00980AE0" w:rsidP="00A945BD">
            <w:pPr>
              <w:rPr>
                <w:b/>
              </w:rPr>
            </w:pPr>
            <w:proofErr w:type="spellStart"/>
            <w:r>
              <w:t>p</w:t>
            </w:r>
            <w:r w:rsidRPr="00587BD8">
              <w:t>roduct</w:t>
            </w:r>
            <w:proofErr w:type="spellEnd"/>
          </w:p>
        </w:tc>
        <w:tc>
          <w:tcPr>
            <w:tcW w:w="3173" w:type="dxa"/>
          </w:tcPr>
          <w:p w14:paraId="101C476E" w14:textId="77777777" w:rsidR="00980AE0" w:rsidRPr="00587BD8" w:rsidRDefault="00980AE0" w:rsidP="00A945BD">
            <w:proofErr w:type="spellStart"/>
            <w:r w:rsidRPr="00587BD8">
              <w:t>varchar</w:t>
            </w:r>
            <w:proofErr w:type="spellEnd"/>
          </w:p>
        </w:tc>
        <w:tc>
          <w:tcPr>
            <w:tcW w:w="3175" w:type="dxa"/>
          </w:tcPr>
          <w:p w14:paraId="27ED0DEB" w14:textId="10BE7DA5" w:rsidR="00980AE0" w:rsidRPr="0039535F" w:rsidRDefault="00980AE0" w:rsidP="00A945BD">
            <w:pPr>
              <w:rPr>
                <w:lang w:val="en-US"/>
              </w:rPr>
            </w:pPr>
            <w:r w:rsidRPr="0039535F">
              <w:rPr>
                <w:lang w:val="en-US"/>
              </w:rPr>
              <w:t xml:space="preserve">This field displays the </w:t>
            </w:r>
            <w:proofErr w:type="spellStart"/>
            <w:r w:rsidRPr="0039535F">
              <w:rPr>
                <w:lang w:val="en-US"/>
              </w:rPr>
              <w:t>produt_id</w:t>
            </w:r>
            <w:proofErr w:type="spellEnd"/>
            <w:r w:rsidRPr="0039535F">
              <w:rPr>
                <w:lang w:val="en-US"/>
              </w:rPr>
              <w:t xml:space="preserve"> used in </w:t>
            </w:r>
            <w:r w:rsidR="00204D68">
              <w:rPr>
                <w:lang w:val="en-US"/>
              </w:rPr>
              <w:t xml:space="preserve">the </w:t>
            </w:r>
            <w:r w:rsidRPr="0039535F">
              <w:rPr>
                <w:lang w:val="en-US"/>
              </w:rPr>
              <w:t>T-Systems billing system</w:t>
            </w:r>
          </w:p>
        </w:tc>
      </w:tr>
      <w:tr w:rsidR="00980AE0" w:rsidRPr="0039535F" w14:paraId="0BA6025F" w14:textId="77777777" w:rsidTr="00A945BD">
        <w:tc>
          <w:tcPr>
            <w:tcW w:w="3178" w:type="dxa"/>
          </w:tcPr>
          <w:p w14:paraId="2CDD6A63" w14:textId="77777777" w:rsidR="00980AE0" w:rsidRPr="00587BD8" w:rsidRDefault="00980AE0" w:rsidP="00A945BD">
            <w:pPr>
              <w:rPr>
                <w:b/>
              </w:rPr>
            </w:pPr>
            <w:proofErr w:type="spellStart"/>
            <w:r>
              <w:t>p</w:t>
            </w:r>
            <w:r w:rsidRPr="00587BD8">
              <w:t>roduct_description</w:t>
            </w:r>
            <w:proofErr w:type="spellEnd"/>
          </w:p>
        </w:tc>
        <w:tc>
          <w:tcPr>
            <w:tcW w:w="3173" w:type="dxa"/>
          </w:tcPr>
          <w:p w14:paraId="45471482" w14:textId="77777777" w:rsidR="00980AE0" w:rsidRPr="00587BD8" w:rsidRDefault="00980AE0" w:rsidP="00A945BD">
            <w:proofErr w:type="spellStart"/>
            <w:r w:rsidRPr="00587BD8">
              <w:t>varchar</w:t>
            </w:r>
            <w:proofErr w:type="spellEnd"/>
          </w:p>
        </w:tc>
        <w:tc>
          <w:tcPr>
            <w:tcW w:w="3175" w:type="dxa"/>
          </w:tcPr>
          <w:p w14:paraId="52EA9013" w14:textId="77777777" w:rsidR="00980AE0" w:rsidRPr="0039535F" w:rsidRDefault="00980AE0" w:rsidP="00A945BD">
            <w:pPr>
              <w:rPr>
                <w:lang w:val="en-US"/>
              </w:rPr>
            </w:pPr>
            <w:r w:rsidRPr="0039535F">
              <w:rPr>
                <w:lang w:val="en-US"/>
              </w:rPr>
              <w:t>This field displays the name of the product</w:t>
            </w:r>
          </w:p>
        </w:tc>
      </w:tr>
      <w:tr w:rsidR="00980AE0" w:rsidRPr="0039535F" w14:paraId="5392C8F8" w14:textId="77777777" w:rsidTr="00A945BD">
        <w:tc>
          <w:tcPr>
            <w:tcW w:w="3178" w:type="dxa"/>
          </w:tcPr>
          <w:p w14:paraId="7AB5A557" w14:textId="77777777" w:rsidR="00980AE0" w:rsidRPr="00587BD8" w:rsidRDefault="00980AE0" w:rsidP="00A945BD">
            <w:pPr>
              <w:rPr>
                <w:b/>
              </w:rPr>
            </w:pPr>
            <w:proofErr w:type="spellStart"/>
            <w:r>
              <w:t>p</w:t>
            </w:r>
            <w:r w:rsidRPr="00587BD8">
              <w:t>roject</w:t>
            </w:r>
            <w:r>
              <w:t>_</w:t>
            </w:r>
            <w:r w:rsidRPr="00587BD8">
              <w:t>id</w:t>
            </w:r>
            <w:proofErr w:type="spellEnd"/>
          </w:p>
        </w:tc>
        <w:tc>
          <w:tcPr>
            <w:tcW w:w="3173" w:type="dxa"/>
          </w:tcPr>
          <w:p w14:paraId="2594E89A" w14:textId="77777777" w:rsidR="00980AE0" w:rsidRPr="00587BD8" w:rsidRDefault="00980AE0" w:rsidP="00A945BD">
            <w:proofErr w:type="spellStart"/>
            <w:r w:rsidRPr="00587BD8">
              <w:t>varchar</w:t>
            </w:r>
            <w:proofErr w:type="spellEnd"/>
          </w:p>
        </w:tc>
        <w:tc>
          <w:tcPr>
            <w:tcW w:w="3175" w:type="dxa"/>
          </w:tcPr>
          <w:p w14:paraId="5CAC284C" w14:textId="77777777" w:rsidR="00980AE0" w:rsidRPr="0039535F" w:rsidRDefault="00980AE0" w:rsidP="00A945BD">
            <w:pPr>
              <w:rPr>
                <w:lang w:val="en-US"/>
              </w:rPr>
            </w:pPr>
            <w:r w:rsidRPr="0039535F">
              <w:rPr>
                <w:lang w:val="en-US"/>
              </w:rPr>
              <w:t>This field displays the project id, where the service is consumed</w:t>
            </w:r>
          </w:p>
        </w:tc>
      </w:tr>
      <w:tr w:rsidR="00980AE0" w:rsidRPr="0039535F" w14:paraId="500050ED" w14:textId="77777777" w:rsidTr="00A945BD">
        <w:tc>
          <w:tcPr>
            <w:tcW w:w="3178" w:type="dxa"/>
          </w:tcPr>
          <w:p w14:paraId="4134B85F" w14:textId="77777777" w:rsidR="00980AE0" w:rsidRPr="00962212" w:rsidRDefault="00980AE0" w:rsidP="00A945BD">
            <w:proofErr w:type="spellStart"/>
            <w:r w:rsidRPr="00962212">
              <w:t>project_name</w:t>
            </w:r>
            <w:proofErr w:type="spellEnd"/>
          </w:p>
        </w:tc>
        <w:tc>
          <w:tcPr>
            <w:tcW w:w="3173" w:type="dxa"/>
          </w:tcPr>
          <w:p w14:paraId="1E91EC08" w14:textId="77777777" w:rsidR="00980AE0" w:rsidRPr="00962212" w:rsidRDefault="00980AE0" w:rsidP="00A945BD">
            <w:proofErr w:type="spellStart"/>
            <w:r>
              <w:t>v</w:t>
            </w:r>
            <w:r w:rsidRPr="00962212">
              <w:t>archar</w:t>
            </w:r>
            <w:proofErr w:type="spellEnd"/>
          </w:p>
        </w:tc>
        <w:tc>
          <w:tcPr>
            <w:tcW w:w="3175" w:type="dxa"/>
          </w:tcPr>
          <w:p w14:paraId="5F18A860" w14:textId="76E6D1C5" w:rsidR="00980AE0" w:rsidRPr="00962212" w:rsidRDefault="00980AE0" w:rsidP="00A945BD">
            <w:pPr>
              <w:rPr>
                <w:lang w:val="en-US"/>
              </w:rPr>
            </w:pPr>
            <w:r w:rsidRPr="00962212">
              <w:rPr>
                <w:lang w:val="en-US"/>
              </w:rPr>
              <w:t>This field display</w:t>
            </w:r>
            <w:r w:rsidR="00204D68">
              <w:rPr>
                <w:lang w:val="en-US"/>
              </w:rPr>
              <w:t>s</w:t>
            </w:r>
            <w:r w:rsidRPr="00962212">
              <w:rPr>
                <w:lang w:val="en-US"/>
              </w:rPr>
              <w:t xml:space="preserve"> the project name, where the service is consumed</w:t>
            </w:r>
          </w:p>
        </w:tc>
      </w:tr>
      <w:tr w:rsidR="00980AE0" w:rsidRPr="0039535F" w14:paraId="5EFB2A3F" w14:textId="77777777" w:rsidTr="00A945BD">
        <w:tc>
          <w:tcPr>
            <w:tcW w:w="3178" w:type="dxa"/>
          </w:tcPr>
          <w:p w14:paraId="372D7D13" w14:textId="77777777" w:rsidR="00980AE0" w:rsidRPr="00587BD8" w:rsidRDefault="00980AE0" w:rsidP="00A945BD">
            <w:pPr>
              <w:rPr>
                <w:b/>
              </w:rPr>
            </w:pPr>
            <w:proofErr w:type="spellStart"/>
            <w:r>
              <w:t>r</w:t>
            </w:r>
            <w:r w:rsidRPr="00587BD8">
              <w:t>esource_id</w:t>
            </w:r>
            <w:proofErr w:type="spellEnd"/>
          </w:p>
        </w:tc>
        <w:tc>
          <w:tcPr>
            <w:tcW w:w="3173" w:type="dxa"/>
          </w:tcPr>
          <w:p w14:paraId="672407BC" w14:textId="77777777" w:rsidR="00980AE0" w:rsidRPr="00587BD8" w:rsidRDefault="00980AE0" w:rsidP="00A945BD">
            <w:proofErr w:type="spellStart"/>
            <w:r w:rsidRPr="00587BD8">
              <w:t>varchar</w:t>
            </w:r>
            <w:proofErr w:type="spellEnd"/>
          </w:p>
        </w:tc>
        <w:tc>
          <w:tcPr>
            <w:tcW w:w="3175" w:type="dxa"/>
          </w:tcPr>
          <w:p w14:paraId="6C499C39" w14:textId="77777777" w:rsidR="00980AE0" w:rsidRPr="0039535F" w:rsidRDefault="00980AE0" w:rsidP="00A945BD">
            <w:pPr>
              <w:rPr>
                <w:lang w:val="en-US"/>
              </w:rPr>
            </w:pPr>
            <w:r w:rsidRPr="0039535F">
              <w:rPr>
                <w:lang w:val="en-US"/>
              </w:rPr>
              <w:t>This field displays the resource id of the service</w:t>
            </w:r>
          </w:p>
        </w:tc>
      </w:tr>
      <w:tr w:rsidR="00980AE0" w:rsidRPr="0039535F" w14:paraId="0E8E54F8" w14:textId="77777777" w:rsidTr="00A945BD">
        <w:tc>
          <w:tcPr>
            <w:tcW w:w="3178" w:type="dxa"/>
          </w:tcPr>
          <w:p w14:paraId="64909052" w14:textId="77777777" w:rsidR="00980AE0" w:rsidRPr="00587BD8" w:rsidRDefault="00980AE0" w:rsidP="00A945BD">
            <w:pPr>
              <w:rPr>
                <w:b/>
              </w:rPr>
            </w:pPr>
            <w:proofErr w:type="spellStart"/>
            <w:r>
              <w:t>billing_</w:t>
            </w:r>
            <w:r w:rsidRPr="00587BD8">
              <w:t>status</w:t>
            </w:r>
            <w:proofErr w:type="spellEnd"/>
          </w:p>
        </w:tc>
        <w:tc>
          <w:tcPr>
            <w:tcW w:w="3173" w:type="dxa"/>
          </w:tcPr>
          <w:p w14:paraId="18FD870A" w14:textId="77777777" w:rsidR="00980AE0" w:rsidRPr="00587BD8" w:rsidRDefault="00980AE0" w:rsidP="00A945BD">
            <w:r w:rsidRPr="00587BD8">
              <w:t>Int8</w:t>
            </w:r>
          </w:p>
        </w:tc>
        <w:tc>
          <w:tcPr>
            <w:tcW w:w="3175" w:type="dxa"/>
          </w:tcPr>
          <w:p w14:paraId="513237AA" w14:textId="77777777" w:rsidR="00980AE0" w:rsidRPr="0039535F" w:rsidRDefault="00980AE0" w:rsidP="00A945BD">
            <w:pPr>
              <w:rPr>
                <w:lang w:val="en-US"/>
              </w:rPr>
            </w:pPr>
            <w:r w:rsidRPr="0039535F">
              <w:rPr>
                <w:lang w:val="en-US"/>
              </w:rPr>
              <w:t>This field displays if the data set is invoiced or not. 0 means not invoiced, 10 means invoiced</w:t>
            </w:r>
          </w:p>
        </w:tc>
      </w:tr>
      <w:tr w:rsidR="00980AE0" w:rsidRPr="00587BD8" w14:paraId="2C1A1E94" w14:textId="77777777" w:rsidTr="00A945BD">
        <w:tc>
          <w:tcPr>
            <w:tcW w:w="3178" w:type="dxa"/>
          </w:tcPr>
          <w:p w14:paraId="055E6A44" w14:textId="77777777" w:rsidR="00980AE0" w:rsidRPr="00587BD8" w:rsidRDefault="00980AE0" w:rsidP="00A945BD">
            <w:pPr>
              <w:rPr>
                <w:b/>
              </w:rPr>
            </w:pPr>
            <w:proofErr w:type="spellStart"/>
            <w:r>
              <w:t>consumption</w:t>
            </w:r>
            <w:r w:rsidRPr="00587BD8">
              <w:t>_type</w:t>
            </w:r>
            <w:proofErr w:type="spellEnd"/>
          </w:p>
        </w:tc>
        <w:tc>
          <w:tcPr>
            <w:tcW w:w="3173" w:type="dxa"/>
          </w:tcPr>
          <w:p w14:paraId="121F60B6" w14:textId="77777777" w:rsidR="00980AE0" w:rsidRPr="00587BD8" w:rsidRDefault="00980AE0" w:rsidP="00A945BD">
            <w:proofErr w:type="spellStart"/>
            <w:r w:rsidRPr="00587BD8">
              <w:t>varchar</w:t>
            </w:r>
            <w:proofErr w:type="spellEnd"/>
          </w:p>
        </w:tc>
        <w:tc>
          <w:tcPr>
            <w:tcW w:w="3175" w:type="dxa"/>
          </w:tcPr>
          <w:p w14:paraId="58CDEDD3" w14:textId="100A6090" w:rsidR="00980AE0" w:rsidRPr="0039535F" w:rsidRDefault="00980AE0" w:rsidP="00A945BD">
            <w:pPr>
              <w:rPr>
                <w:lang w:val="en-US"/>
              </w:rPr>
            </w:pPr>
            <w:r w:rsidRPr="0039535F">
              <w:rPr>
                <w:lang w:val="en-US"/>
              </w:rPr>
              <w:t>This field displays the type of dataset. This can be:</w:t>
            </w:r>
          </w:p>
          <w:p w14:paraId="6F298AF8" w14:textId="77777777" w:rsidR="00980AE0" w:rsidRPr="0039535F" w:rsidRDefault="00980AE0" w:rsidP="00A945BD">
            <w:pPr>
              <w:rPr>
                <w:lang w:val="en-US"/>
              </w:rPr>
            </w:pPr>
            <w:r w:rsidRPr="0039535F">
              <w:rPr>
                <w:lang w:val="en-US"/>
              </w:rPr>
              <w:t>Cost types:</w:t>
            </w:r>
          </w:p>
          <w:p w14:paraId="27C54BB3" w14:textId="77777777" w:rsidR="00980AE0" w:rsidRPr="00587BD8" w:rsidRDefault="00980AE0" w:rsidP="00A945BD">
            <w:pPr>
              <w:pStyle w:val="ListParagraph"/>
              <w:numPr>
                <w:ilvl w:val="0"/>
                <w:numId w:val="18"/>
              </w:numPr>
              <w:rPr>
                <w:sz w:val="20"/>
                <w:szCs w:val="20"/>
                <w:lang w:val="en-US"/>
              </w:rPr>
            </w:pPr>
            <w:r w:rsidRPr="00587BD8">
              <w:rPr>
                <w:sz w:val="20"/>
                <w:szCs w:val="20"/>
                <w:lang w:val="en-US"/>
              </w:rPr>
              <w:t>K017 &amp; K018 elastic prices</w:t>
            </w:r>
          </w:p>
          <w:p w14:paraId="56F5D264" w14:textId="77777777" w:rsidR="00980AE0" w:rsidRPr="00587BD8" w:rsidRDefault="00980AE0" w:rsidP="00A945BD">
            <w:pPr>
              <w:pStyle w:val="ListParagraph"/>
              <w:numPr>
                <w:ilvl w:val="0"/>
                <w:numId w:val="18"/>
              </w:numPr>
              <w:rPr>
                <w:sz w:val="20"/>
                <w:szCs w:val="20"/>
                <w:lang w:val="en-US"/>
              </w:rPr>
            </w:pPr>
            <w:r w:rsidRPr="00587BD8">
              <w:rPr>
                <w:sz w:val="20"/>
                <w:szCs w:val="20"/>
                <w:lang w:val="en-US"/>
              </w:rPr>
              <w:t>D102 advance payments</w:t>
            </w:r>
          </w:p>
          <w:p w14:paraId="2F95214B" w14:textId="77777777" w:rsidR="00980AE0" w:rsidRPr="00587BD8" w:rsidRDefault="00980AE0" w:rsidP="00A945BD">
            <w:pPr>
              <w:pStyle w:val="ListParagraph"/>
              <w:numPr>
                <w:ilvl w:val="0"/>
                <w:numId w:val="18"/>
              </w:numPr>
              <w:rPr>
                <w:sz w:val="20"/>
                <w:szCs w:val="20"/>
              </w:rPr>
            </w:pPr>
            <w:r w:rsidRPr="00587BD8">
              <w:rPr>
                <w:sz w:val="20"/>
                <w:szCs w:val="20"/>
                <w:lang w:val="en-US"/>
              </w:rPr>
              <w:t>D103</w:t>
            </w:r>
            <w:r>
              <w:rPr>
                <w:sz w:val="20"/>
                <w:szCs w:val="20"/>
                <w:lang w:val="en-US"/>
              </w:rPr>
              <w:t xml:space="preserve">&amp; D536 </w:t>
            </w:r>
            <w:r w:rsidRPr="00587BD8">
              <w:rPr>
                <w:sz w:val="20"/>
                <w:szCs w:val="20"/>
                <w:lang w:val="en-US"/>
              </w:rPr>
              <w:t>monthly payments</w:t>
            </w:r>
          </w:p>
          <w:p w14:paraId="072B015B" w14:textId="77777777" w:rsidR="00980AE0" w:rsidRDefault="00980AE0" w:rsidP="00A945BD">
            <w:pPr>
              <w:pStyle w:val="ListParagraph"/>
              <w:numPr>
                <w:ilvl w:val="0"/>
                <w:numId w:val="18"/>
              </w:numPr>
              <w:rPr>
                <w:sz w:val="20"/>
                <w:szCs w:val="20"/>
                <w:lang w:val="en-US"/>
              </w:rPr>
            </w:pPr>
            <w:r w:rsidRPr="00587BD8">
              <w:rPr>
                <w:sz w:val="20"/>
                <w:szCs w:val="20"/>
                <w:lang w:val="en-US"/>
              </w:rPr>
              <w:t>D104 allowances</w:t>
            </w:r>
          </w:p>
          <w:p w14:paraId="17DFC200" w14:textId="77777777" w:rsidR="00980AE0" w:rsidRPr="00587BD8" w:rsidRDefault="00980AE0" w:rsidP="00A945BD">
            <w:pPr>
              <w:pStyle w:val="ListParagraph"/>
              <w:numPr>
                <w:ilvl w:val="0"/>
                <w:numId w:val="18"/>
              </w:numPr>
              <w:rPr>
                <w:sz w:val="20"/>
                <w:szCs w:val="20"/>
                <w:lang w:val="en-US"/>
              </w:rPr>
            </w:pPr>
            <w:r>
              <w:rPr>
                <w:sz w:val="20"/>
                <w:szCs w:val="20"/>
                <w:lang w:val="en-US"/>
              </w:rPr>
              <w:t>D537 free amount of a monthly payment e.g. of a Reserved Package</w:t>
            </w:r>
          </w:p>
          <w:p w14:paraId="7E22277A" w14:textId="77777777" w:rsidR="00980AE0" w:rsidRPr="00587BD8" w:rsidRDefault="00980AE0" w:rsidP="00A945BD">
            <w:r w:rsidRPr="00587BD8">
              <w:t xml:space="preserve">Discount </w:t>
            </w:r>
            <w:proofErr w:type="spellStart"/>
            <w:r w:rsidRPr="00587BD8">
              <w:t>types</w:t>
            </w:r>
            <w:proofErr w:type="spellEnd"/>
            <w:r w:rsidRPr="00587BD8">
              <w:t>:</w:t>
            </w:r>
          </w:p>
          <w:p w14:paraId="7F517D56" w14:textId="792740A9" w:rsidR="00980AE0" w:rsidRPr="00587BD8" w:rsidRDefault="00980AE0" w:rsidP="00A945BD">
            <w:pPr>
              <w:pStyle w:val="ListParagraph"/>
              <w:numPr>
                <w:ilvl w:val="0"/>
                <w:numId w:val="19"/>
              </w:numPr>
              <w:rPr>
                <w:sz w:val="20"/>
                <w:szCs w:val="20"/>
              </w:rPr>
            </w:pPr>
            <w:r w:rsidRPr="00587BD8">
              <w:rPr>
                <w:sz w:val="20"/>
                <w:szCs w:val="20"/>
              </w:rPr>
              <w:t xml:space="preserve">R100 </w:t>
            </w:r>
            <w:proofErr w:type="spellStart"/>
            <w:r w:rsidRPr="00587BD8">
              <w:rPr>
                <w:sz w:val="20"/>
                <w:szCs w:val="20"/>
              </w:rPr>
              <w:t>applied</w:t>
            </w:r>
            <w:proofErr w:type="spellEnd"/>
            <w:r w:rsidR="00204D68">
              <w:rPr>
                <w:sz w:val="20"/>
                <w:szCs w:val="20"/>
              </w:rPr>
              <w:t xml:space="preserve"> </w:t>
            </w:r>
            <w:proofErr w:type="spellStart"/>
            <w:r w:rsidRPr="00587BD8">
              <w:rPr>
                <w:sz w:val="20"/>
                <w:szCs w:val="20"/>
              </w:rPr>
              <w:t>discount</w:t>
            </w:r>
            <w:proofErr w:type="spellEnd"/>
          </w:p>
          <w:p w14:paraId="74423C8F" w14:textId="71E8971E" w:rsidR="00980AE0" w:rsidRPr="00587BD8" w:rsidRDefault="00980AE0" w:rsidP="00A945BD">
            <w:pPr>
              <w:pStyle w:val="ListParagraph"/>
              <w:numPr>
                <w:ilvl w:val="0"/>
                <w:numId w:val="19"/>
              </w:numPr>
              <w:rPr>
                <w:sz w:val="20"/>
                <w:szCs w:val="20"/>
              </w:rPr>
            </w:pPr>
            <w:r w:rsidRPr="00587BD8">
              <w:rPr>
                <w:sz w:val="20"/>
                <w:szCs w:val="20"/>
              </w:rPr>
              <w:t xml:space="preserve">R400 </w:t>
            </w:r>
            <w:proofErr w:type="spellStart"/>
            <w:r w:rsidRPr="00587BD8">
              <w:rPr>
                <w:sz w:val="20"/>
                <w:szCs w:val="20"/>
              </w:rPr>
              <w:t>enterprise</w:t>
            </w:r>
            <w:proofErr w:type="spellEnd"/>
            <w:r w:rsidR="00204D68">
              <w:rPr>
                <w:sz w:val="20"/>
                <w:szCs w:val="20"/>
              </w:rPr>
              <w:t xml:space="preserve"> </w:t>
            </w:r>
            <w:proofErr w:type="spellStart"/>
            <w:r w:rsidRPr="00587BD8">
              <w:rPr>
                <w:sz w:val="20"/>
                <w:szCs w:val="20"/>
              </w:rPr>
              <w:t>discount</w:t>
            </w:r>
            <w:proofErr w:type="spellEnd"/>
          </w:p>
        </w:tc>
      </w:tr>
      <w:tr w:rsidR="00980AE0" w:rsidRPr="0039535F" w14:paraId="2B9A3D91" w14:textId="77777777" w:rsidTr="00A945BD">
        <w:tc>
          <w:tcPr>
            <w:tcW w:w="3178" w:type="dxa"/>
          </w:tcPr>
          <w:p w14:paraId="0113EB83" w14:textId="77777777" w:rsidR="00980AE0" w:rsidRPr="00587BD8" w:rsidRDefault="00980AE0" w:rsidP="00A945BD">
            <w:pPr>
              <w:rPr>
                <w:b/>
              </w:rPr>
            </w:pPr>
            <w:proofErr w:type="spellStart"/>
            <w:r>
              <w:lastRenderedPageBreak/>
              <w:t>contract_name</w:t>
            </w:r>
            <w:proofErr w:type="spellEnd"/>
          </w:p>
        </w:tc>
        <w:tc>
          <w:tcPr>
            <w:tcW w:w="3173" w:type="dxa"/>
          </w:tcPr>
          <w:p w14:paraId="743EA899" w14:textId="77777777" w:rsidR="00980AE0" w:rsidRPr="00587BD8" w:rsidRDefault="00980AE0" w:rsidP="00A945BD">
            <w:proofErr w:type="spellStart"/>
            <w:r w:rsidRPr="00587BD8">
              <w:t>varchar</w:t>
            </w:r>
            <w:proofErr w:type="spellEnd"/>
          </w:p>
        </w:tc>
        <w:tc>
          <w:tcPr>
            <w:tcW w:w="3175" w:type="dxa"/>
          </w:tcPr>
          <w:p w14:paraId="22D6F5A3" w14:textId="02FA4054" w:rsidR="00980AE0" w:rsidRPr="0039535F" w:rsidRDefault="00980AE0" w:rsidP="00A945BD">
            <w:pPr>
              <w:rPr>
                <w:lang w:val="en-US"/>
              </w:rPr>
            </w:pPr>
            <w:r w:rsidRPr="0039535F">
              <w:rPr>
                <w:lang w:val="en-US"/>
              </w:rPr>
              <w:t>This field displays the name of your tenant/company</w:t>
            </w:r>
            <w:r>
              <w:rPr>
                <w:lang w:val="en-US"/>
              </w:rPr>
              <w:t xml:space="preserve">. This name can be additionally configured within FTE. Please get in contact with </w:t>
            </w:r>
            <w:r w:rsidR="00204D68">
              <w:rPr>
                <w:lang w:val="en-US"/>
              </w:rPr>
              <w:t xml:space="preserve">the </w:t>
            </w:r>
            <w:r>
              <w:rPr>
                <w:lang w:val="en-US"/>
              </w:rPr>
              <w:t>dashboard squad for this.</w:t>
            </w:r>
          </w:p>
        </w:tc>
      </w:tr>
      <w:tr w:rsidR="00980AE0" w:rsidRPr="0039535F" w14:paraId="0510FC79" w14:textId="77777777" w:rsidTr="00A945BD">
        <w:tc>
          <w:tcPr>
            <w:tcW w:w="3178" w:type="dxa"/>
          </w:tcPr>
          <w:p w14:paraId="5738A4DD" w14:textId="77777777" w:rsidR="00980AE0" w:rsidRDefault="00980AE0" w:rsidP="00A945BD">
            <w:r>
              <w:t>hash32</w:t>
            </w:r>
          </w:p>
        </w:tc>
        <w:tc>
          <w:tcPr>
            <w:tcW w:w="3173" w:type="dxa"/>
          </w:tcPr>
          <w:p w14:paraId="33198D2D" w14:textId="77777777" w:rsidR="00980AE0" w:rsidRPr="00587BD8" w:rsidRDefault="00980AE0" w:rsidP="00A945BD">
            <w:proofErr w:type="spellStart"/>
            <w:r>
              <w:t>varchar</w:t>
            </w:r>
            <w:proofErr w:type="spellEnd"/>
          </w:p>
        </w:tc>
        <w:tc>
          <w:tcPr>
            <w:tcW w:w="3175" w:type="dxa"/>
          </w:tcPr>
          <w:p w14:paraId="7649B77C" w14:textId="77777777" w:rsidR="00980AE0" w:rsidRPr="00F11AE1" w:rsidRDefault="00980AE0" w:rsidP="00A945BD">
            <w:pPr>
              <w:rPr>
                <w:lang w:val="en-US"/>
              </w:rPr>
            </w:pPr>
            <w:r w:rsidRPr="00F11AE1">
              <w:rPr>
                <w:lang w:val="en-US"/>
              </w:rPr>
              <w:t>Unique identifier for a r</w:t>
            </w:r>
            <w:r>
              <w:rPr>
                <w:lang w:val="en-US"/>
              </w:rPr>
              <w:t>ow</w:t>
            </w:r>
          </w:p>
        </w:tc>
      </w:tr>
      <w:tr w:rsidR="00980AE0" w:rsidRPr="0039535F" w14:paraId="76404979" w14:textId="77777777" w:rsidTr="00A945BD">
        <w:tc>
          <w:tcPr>
            <w:tcW w:w="3178" w:type="dxa"/>
          </w:tcPr>
          <w:p w14:paraId="77B25B23" w14:textId="77777777" w:rsidR="00980AE0" w:rsidRDefault="00980AE0" w:rsidP="00A945BD">
            <w:proofErr w:type="spellStart"/>
            <w:r>
              <w:t>region</w:t>
            </w:r>
            <w:proofErr w:type="spellEnd"/>
          </w:p>
        </w:tc>
        <w:tc>
          <w:tcPr>
            <w:tcW w:w="3173" w:type="dxa"/>
          </w:tcPr>
          <w:p w14:paraId="105F3BDD" w14:textId="77777777" w:rsidR="00980AE0" w:rsidRPr="00587BD8" w:rsidRDefault="00980AE0" w:rsidP="00A945BD">
            <w:proofErr w:type="spellStart"/>
            <w:r>
              <w:t>varchar</w:t>
            </w:r>
            <w:proofErr w:type="spellEnd"/>
          </w:p>
        </w:tc>
        <w:tc>
          <w:tcPr>
            <w:tcW w:w="3175" w:type="dxa"/>
          </w:tcPr>
          <w:p w14:paraId="3088415D" w14:textId="77777777" w:rsidR="00980AE0" w:rsidRPr="00FA4685" w:rsidRDefault="00980AE0" w:rsidP="00A945BD">
            <w:pPr>
              <w:rPr>
                <w:lang w:val="en-US"/>
              </w:rPr>
            </w:pPr>
            <w:r w:rsidRPr="000A5F30">
              <w:rPr>
                <w:lang w:val="en-US"/>
              </w:rPr>
              <w:t xml:space="preserve">Indicates the name of the region to which a resource belongs, e.g. </w:t>
            </w:r>
            <w:proofErr w:type="spellStart"/>
            <w:r w:rsidRPr="000A5F30">
              <w:rPr>
                <w:lang w:val="en-US"/>
              </w:rPr>
              <w:t>eu</w:t>
            </w:r>
            <w:proofErr w:type="spellEnd"/>
            <w:r w:rsidRPr="000A5F30">
              <w:rPr>
                <w:lang w:val="en-US"/>
              </w:rPr>
              <w:t>-de</w:t>
            </w:r>
          </w:p>
        </w:tc>
      </w:tr>
      <w:tr w:rsidR="00980AE0" w:rsidRPr="0039535F" w14:paraId="14119EAD" w14:textId="77777777" w:rsidTr="00A945BD">
        <w:tc>
          <w:tcPr>
            <w:tcW w:w="3178" w:type="dxa"/>
          </w:tcPr>
          <w:p w14:paraId="1B4FAC1B" w14:textId="77777777" w:rsidR="00980AE0" w:rsidRDefault="00980AE0" w:rsidP="00A945BD">
            <w:proofErr w:type="spellStart"/>
            <w:r>
              <w:t>hash_key</w:t>
            </w:r>
            <w:proofErr w:type="spellEnd"/>
          </w:p>
        </w:tc>
        <w:tc>
          <w:tcPr>
            <w:tcW w:w="3173" w:type="dxa"/>
          </w:tcPr>
          <w:p w14:paraId="5A8A591B" w14:textId="77777777" w:rsidR="00980AE0" w:rsidRPr="00587BD8" w:rsidRDefault="00980AE0" w:rsidP="00A945BD">
            <w:proofErr w:type="spellStart"/>
            <w:r>
              <w:t>varchar</w:t>
            </w:r>
            <w:proofErr w:type="spellEnd"/>
          </w:p>
        </w:tc>
        <w:tc>
          <w:tcPr>
            <w:tcW w:w="3175" w:type="dxa"/>
          </w:tcPr>
          <w:p w14:paraId="08893DB9" w14:textId="77777777" w:rsidR="00980AE0" w:rsidRPr="0039535F" w:rsidRDefault="00980AE0" w:rsidP="00A945BD">
            <w:r>
              <w:t xml:space="preserve">Key </w:t>
            </w:r>
            <w:proofErr w:type="spellStart"/>
            <w:r>
              <w:t>for</w:t>
            </w:r>
            <w:proofErr w:type="spellEnd"/>
            <w:r>
              <w:t xml:space="preserve"> internal </w:t>
            </w:r>
            <w:proofErr w:type="spellStart"/>
            <w:r>
              <w:t>purposes</w:t>
            </w:r>
            <w:proofErr w:type="spellEnd"/>
          </w:p>
        </w:tc>
      </w:tr>
      <w:tr w:rsidR="00980AE0" w:rsidRPr="0039535F" w14:paraId="26ADF6DA" w14:textId="77777777" w:rsidTr="00A945BD">
        <w:tc>
          <w:tcPr>
            <w:tcW w:w="3178" w:type="dxa"/>
          </w:tcPr>
          <w:p w14:paraId="03011CBB" w14:textId="77777777" w:rsidR="00980AE0" w:rsidRDefault="00980AE0" w:rsidP="00A945BD">
            <w:proofErr w:type="spellStart"/>
            <w:r>
              <w:t>sales_chanel</w:t>
            </w:r>
            <w:proofErr w:type="spellEnd"/>
          </w:p>
        </w:tc>
        <w:tc>
          <w:tcPr>
            <w:tcW w:w="3173" w:type="dxa"/>
          </w:tcPr>
          <w:p w14:paraId="5CB7E928" w14:textId="77777777" w:rsidR="00980AE0" w:rsidRPr="00587BD8" w:rsidRDefault="00980AE0" w:rsidP="00A945BD">
            <w:proofErr w:type="spellStart"/>
            <w:r>
              <w:t>varchar</w:t>
            </w:r>
            <w:proofErr w:type="spellEnd"/>
          </w:p>
        </w:tc>
        <w:tc>
          <w:tcPr>
            <w:tcW w:w="3175" w:type="dxa"/>
          </w:tcPr>
          <w:p w14:paraId="1678785B" w14:textId="77777777" w:rsidR="00980AE0" w:rsidRPr="00F11AE1" w:rsidRDefault="00980AE0" w:rsidP="00A945BD">
            <w:pPr>
              <w:rPr>
                <w:lang w:val="en-US"/>
              </w:rPr>
            </w:pPr>
            <w:r w:rsidRPr="0010068B">
              <w:rPr>
                <w:lang w:val="en-US"/>
              </w:rPr>
              <w:t>original column not existing, we calculate it with FTE data</w:t>
            </w:r>
          </w:p>
        </w:tc>
      </w:tr>
      <w:tr w:rsidR="00980AE0" w:rsidRPr="0039535F" w14:paraId="7CAA8D80" w14:textId="77777777" w:rsidTr="00A945BD">
        <w:tc>
          <w:tcPr>
            <w:tcW w:w="3178" w:type="dxa"/>
          </w:tcPr>
          <w:p w14:paraId="7AE3E115" w14:textId="77777777" w:rsidR="00980AE0" w:rsidRDefault="00980AE0" w:rsidP="00A945BD">
            <w:proofErr w:type="spellStart"/>
            <w:r>
              <w:t>fte_ea_name</w:t>
            </w:r>
            <w:proofErr w:type="spellEnd"/>
          </w:p>
        </w:tc>
        <w:tc>
          <w:tcPr>
            <w:tcW w:w="3173" w:type="dxa"/>
          </w:tcPr>
          <w:p w14:paraId="133EE54F" w14:textId="77777777" w:rsidR="00980AE0" w:rsidRPr="00587BD8" w:rsidRDefault="00980AE0" w:rsidP="00A945BD">
            <w:proofErr w:type="spellStart"/>
            <w:r>
              <w:t>varchar</w:t>
            </w:r>
            <w:proofErr w:type="spellEnd"/>
          </w:p>
        </w:tc>
        <w:tc>
          <w:tcPr>
            <w:tcW w:w="3175" w:type="dxa"/>
          </w:tcPr>
          <w:p w14:paraId="6EEFB2C8" w14:textId="77777777" w:rsidR="00980AE0" w:rsidRPr="00F11AE1" w:rsidRDefault="00980AE0" w:rsidP="00A945BD">
            <w:pPr>
              <w:rPr>
                <w:lang w:val="en-US"/>
              </w:rPr>
            </w:pPr>
            <w:r w:rsidRPr="0010068B">
              <w:rPr>
                <w:lang w:val="en-US"/>
              </w:rPr>
              <w:t>original column not existing, we calculate it with FTE data</w:t>
            </w:r>
          </w:p>
        </w:tc>
      </w:tr>
      <w:tr w:rsidR="00980AE0" w:rsidRPr="0039535F" w14:paraId="0C790E71" w14:textId="77777777" w:rsidTr="00A945BD">
        <w:tc>
          <w:tcPr>
            <w:tcW w:w="3178" w:type="dxa"/>
          </w:tcPr>
          <w:p w14:paraId="3603689A" w14:textId="77777777" w:rsidR="00980AE0" w:rsidRDefault="00980AE0" w:rsidP="00A945BD">
            <w:proofErr w:type="spellStart"/>
            <w:r>
              <w:t>fte_tenant_contract</w:t>
            </w:r>
            <w:proofErr w:type="spellEnd"/>
          </w:p>
        </w:tc>
        <w:tc>
          <w:tcPr>
            <w:tcW w:w="3173" w:type="dxa"/>
          </w:tcPr>
          <w:p w14:paraId="3BD0B496" w14:textId="77777777" w:rsidR="00980AE0" w:rsidRPr="00587BD8" w:rsidRDefault="00980AE0" w:rsidP="00A945BD">
            <w:proofErr w:type="spellStart"/>
            <w:r>
              <w:t>varchar</w:t>
            </w:r>
            <w:proofErr w:type="spellEnd"/>
          </w:p>
        </w:tc>
        <w:tc>
          <w:tcPr>
            <w:tcW w:w="3175" w:type="dxa"/>
          </w:tcPr>
          <w:p w14:paraId="50ACB3C3" w14:textId="77777777" w:rsidR="00980AE0" w:rsidRPr="00F11AE1" w:rsidRDefault="00980AE0" w:rsidP="00A945BD">
            <w:pPr>
              <w:rPr>
                <w:lang w:val="en-US"/>
              </w:rPr>
            </w:pPr>
            <w:r w:rsidRPr="0010068B">
              <w:rPr>
                <w:lang w:val="en-US"/>
              </w:rPr>
              <w:t>original column not existing, we calculate it with FTE data</w:t>
            </w:r>
          </w:p>
        </w:tc>
      </w:tr>
    </w:tbl>
    <w:p w14:paraId="23EB65F2" w14:textId="77777777" w:rsidR="00980AE0" w:rsidRDefault="00980AE0" w:rsidP="00980AE0">
      <w:pPr>
        <w:pStyle w:val="Heading3"/>
      </w:pPr>
      <w:bookmarkStart w:id="428" w:name="_Toc76645534"/>
      <w:bookmarkStart w:id="429" w:name="_Toc76726608"/>
      <w:bookmarkStart w:id="430" w:name="_Toc124349974"/>
      <w:proofErr w:type="spellStart"/>
      <w:r>
        <w:t>Business.business_partner</w:t>
      </w:r>
      <w:bookmarkEnd w:id="428"/>
      <w:bookmarkEnd w:id="429"/>
      <w:bookmarkEnd w:id="430"/>
      <w:proofErr w:type="spellEnd"/>
    </w:p>
    <w:tbl>
      <w:tblPr>
        <w:tblStyle w:val="Tabellengitternetz2"/>
        <w:tblW w:w="9526" w:type="dxa"/>
        <w:tblInd w:w="-10" w:type="dxa"/>
        <w:tblLook w:val="04A0" w:firstRow="1" w:lastRow="0" w:firstColumn="1" w:lastColumn="0" w:noHBand="0" w:noVBand="1"/>
      </w:tblPr>
      <w:tblGrid>
        <w:gridCol w:w="3178"/>
        <w:gridCol w:w="3173"/>
        <w:gridCol w:w="3175"/>
      </w:tblGrid>
      <w:tr w:rsidR="00980AE0" w14:paraId="196B6810" w14:textId="77777777" w:rsidTr="00A945BD">
        <w:trPr>
          <w:cnfStyle w:val="100000000000" w:firstRow="1" w:lastRow="0" w:firstColumn="0" w:lastColumn="0" w:oddVBand="0" w:evenVBand="0" w:oddHBand="0" w:evenHBand="0" w:firstRowFirstColumn="0" w:firstRowLastColumn="0" w:lastRowFirstColumn="0" w:lastRowLastColumn="0"/>
        </w:trPr>
        <w:tc>
          <w:tcPr>
            <w:tcW w:w="3178" w:type="dxa"/>
          </w:tcPr>
          <w:p w14:paraId="18B2C0F8" w14:textId="77777777" w:rsidR="00980AE0" w:rsidRDefault="00980AE0" w:rsidP="00A945BD">
            <w:r>
              <w:t xml:space="preserve">Field </w:t>
            </w:r>
            <w:proofErr w:type="spellStart"/>
            <w:r>
              <w:t>name</w:t>
            </w:r>
            <w:proofErr w:type="spellEnd"/>
          </w:p>
        </w:tc>
        <w:tc>
          <w:tcPr>
            <w:tcW w:w="3173" w:type="dxa"/>
          </w:tcPr>
          <w:p w14:paraId="1CA1AB95" w14:textId="77777777" w:rsidR="00980AE0" w:rsidRDefault="00980AE0" w:rsidP="00A945BD">
            <w:r>
              <w:t>Data type</w:t>
            </w:r>
          </w:p>
        </w:tc>
        <w:tc>
          <w:tcPr>
            <w:tcW w:w="3175" w:type="dxa"/>
          </w:tcPr>
          <w:p w14:paraId="01404388" w14:textId="77777777" w:rsidR="00980AE0" w:rsidRDefault="00980AE0" w:rsidP="00A945BD">
            <w:r>
              <w:t xml:space="preserve">Description </w:t>
            </w:r>
          </w:p>
        </w:tc>
      </w:tr>
      <w:tr w:rsidR="00980AE0" w:rsidRPr="0039535F" w14:paraId="03DB76AC" w14:textId="77777777" w:rsidTr="00A945BD">
        <w:tc>
          <w:tcPr>
            <w:tcW w:w="3178" w:type="dxa"/>
          </w:tcPr>
          <w:p w14:paraId="4883F55F" w14:textId="77777777" w:rsidR="00980AE0" w:rsidRPr="00DC2881" w:rsidRDefault="00980AE0" w:rsidP="00A945BD">
            <w:pPr>
              <w:rPr>
                <w:b/>
              </w:rPr>
            </w:pPr>
            <w:proofErr w:type="spellStart"/>
            <w:r>
              <w:t>business_partner_id</w:t>
            </w:r>
            <w:proofErr w:type="spellEnd"/>
          </w:p>
        </w:tc>
        <w:tc>
          <w:tcPr>
            <w:tcW w:w="3173" w:type="dxa"/>
          </w:tcPr>
          <w:p w14:paraId="09690E67" w14:textId="77777777" w:rsidR="00980AE0" w:rsidRPr="00DC2881" w:rsidRDefault="00980AE0" w:rsidP="00A945BD">
            <w:proofErr w:type="spellStart"/>
            <w:r>
              <w:t>numeric</w:t>
            </w:r>
            <w:proofErr w:type="spellEnd"/>
          </w:p>
        </w:tc>
        <w:tc>
          <w:tcPr>
            <w:tcW w:w="3175" w:type="dxa"/>
          </w:tcPr>
          <w:p w14:paraId="1E5A28C9" w14:textId="77777777" w:rsidR="00980AE0" w:rsidRPr="00DC2881" w:rsidRDefault="00980AE0" w:rsidP="00A945BD">
            <w:pPr>
              <w:rPr>
                <w:lang w:val="en-US"/>
              </w:rPr>
            </w:pPr>
            <w:r w:rsidRPr="0039535F">
              <w:rPr>
                <w:lang w:val="en-US"/>
              </w:rPr>
              <w:t>This field displays your business</w:t>
            </w:r>
            <w:r>
              <w:rPr>
                <w:lang w:val="en-US"/>
              </w:rPr>
              <w:t xml:space="preserve"> </w:t>
            </w:r>
            <w:r w:rsidRPr="0039535F">
              <w:rPr>
                <w:lang w:val="en-US"/>
              </w:rPr>
              <w:t>partner id</w:t>
            </w:r>
          </w:p>
        </w:tc>
      </w:tr>
      <w:tr w:rsidR="00980AE0" w:rsidRPr="0039535F" w14:paraId="3B6E9C20" w14:textId="77777777" w:rsidTr="00A945BD">
        <w:tc>
          <w:tcPr>
            <w:tcW w:w="3178" w:type="dxa"/>
          </w:tcPr>
          <w:p w14:paraId="15645B2F" w14:textId="77777777" w:rsidR="00980AE0" w:rsidRPr="00587BD8" w:rsidRDefault="00980AE0" w:rsidP="00A945BD">
            <w:pPr>
              <w:rPr>
                <w:b/>
                <w:bCs/>
              </w:rPr>
            </w:pPr>
            <w:proofErr w:type="spellStart"/>
            <w:r>
              <w:t>business_partner_name</w:t>
            </w:r>
            <w:proofErr w:type="spellEnd"/>
          </w:p>
        </w:tc>
        <w:tc>
          <w:tcPr>
            <w:tcW w:w="3173" w:type="dxa"/>
          </w:tcPr>
          <w:p w14:paraId="460AE47A" w14:textId="77777777" w:rsidR="00980AE0" w:rsidRPr="00587BD8" w:rsidRDefault="00980AE0" w:rsidP="00A945BD">
            <w:proofErr w:type="spellStart"/>
            <w:r>
              <w:t>varchar</w:t>
            </w:r>
            <w:proofErr w:type="spellEnd"/>
          </w:p>
        </w:tc>
        <w:tc>
          <w:tcPr>
            <w:tcW w:w="3175" w:type="dxa"/>
          </w:tcPr>
          <w:p w14:paraId="2AEC0453" w14:textId="77777777" w:rsidR="00980AE0" w:rsidRPr="0039535F" w:rsidRDefault="00980AE0" w:rsidP="00A945BD">
            <w:pPr>
              <w:rPr>
                <w:lang w:val="en-US"/>
              </w:rPr>
            </w:pPr>
            <w:r w:rsidRPr="0039535F">
              <w:rPr>
                <w:lang w:val="en-US"/>
              </w:rPr>
              <w:t>This field displays your business</w:t>
            </w:r>
            <w:r>
              <w:rPr>
                <w:lang w:val="en-US"/>
              </w:rPr>
              <w:t xml:space="preserve"> </w:t>
            </w:r>
            <w:r w:rsidRPr="0039535F">
              <w:rPr>
                <w:lang w:val="en-US"/>
              </w:rPr>
              <w:t xml:space="preserve">partner </w:t>
            </w:r>
            <w:r>
              <w:rPr>
                <w:lang w:val="en-US"/>
              </w:rPr>
              <w:t>name</w:t>
            </w:r>
          </w:p>
        </w:tc>
      </w:tr>
      <w:tr w:rsidR="00980AE0" w:rsidRPr="0039535F" w14:paraId="0EF25A48" w14:textId="77777777" w:rsidTr="00A945BD">
        <w:tc>
          <w:tcPr>
            <w:tcW w:w="3178" w:type="dxa"/>
          </w:tcPr>
          <w:p w14:paraId="1D684567" w14:textId="77777777" w:rsidR="00980AE0" w:rsidRPr="00587BD8" w:rsidRDefault="00980AE0" w:rsidP="00A945BD">
            <w:pPr>
              <w:rPr>
                <w:b/>
              </w:rPr>
            </w:pPr>
            <w:proofErr w:type="spellStart"/>
            <w:r>
              <w:t>valid_from</w:t>
            </w:r>
            <w:proofErr w:type="spellEnd"/>
          </w:p>
        </w:tc>
        <w:tc>
          <w:tcPr>
            <w:tcW w:w="3173" w:type="dxa"/>
          </w:tcPr>
          <w:p w14:paraId="443B48B9" w14:textId="77777777" w:rsidR="00980AE0" w:rsidRPr="00587BD8" w:rsidRDefault="00980AE0" w:rsidP="00A945BD">
            <w:proofErr w:type="spellStart"/>
            <w:r>
              <w:t>timestamp</w:t>
            </w:r>
            <w:proofErr w:type="spellEnd"/>
          </w:p>
        </w:tc>
        <w:tc>
          <w:tcPr>
            <w:tcW w:w="3175" w:type="dxa"/>
          </w:tcPr>
          <w:p w14:paraId="3161C5E9" w14:textId="77777777" w:rsidR="00980AE0" w:rsidRPr="0039535F" w:rsidRDefault="00980AE0" w:rsidP="00A945BD">
            <w:pPr>
              <w:rPr>
                <w:lang w:val="en-US"/>
              </w:rPr>
            </w:pPr>
            <w:r>
              <w:rPr>
                <w:lang w:val="en-US"/>
              </w:rPr>
              <w:t>This field displays the date from which the data set is valid</w:t>
            </w:r>
          </w:p>
        </w:tc>
      </w:tr>
      <w:tr w:rsidR="00980AE0" w:rsidRPr="0039535F" w14:paraId="0A46EB8E" w14:textId="77777777" w:rsidTr="00A945BD">
        <w:tc>
          <w:tcPr>
            <w:tcW w:w="3178" w:type="dxa"/>
          </w:tcPr>
          <w:p w14:paraId="027E3F72" w14:textId="77777777" w:rsidR="00980AE0" w:rsidRPr="00587BD8" w:rsidRDefault="00980AE0" w:rsidP="00A945BD">
            <w:pPr>
              <w:rPr>
                <w:b/>
              </w:rPr>
            </w:pPr>
            <w:proofErr w:type="spellStart"/>
            <w:r>
              <w:t>valid_to</w:t>
            </w:r>
            <w:proofErr w:type="spellEnd"/>
          </w:p>
        </w:tc>
        <w:tc>
          <w:tcPr>
            <w:tcW w:w="3173" w:type="dxa"/>
          </w:tcPr>
          <w:p w14:paraId="4054B03C" w14:textId="77777777" w:rsidR="00980AE0" w:rsidRPr="00587BD8" w:rsidRDefault="00980AE0" w:rsidP="00A945BD">
            <w:proofErr w:type="spellStart"/>
            <w:r>
              <w:t>timestamp</w:t>
            </w:r>
            <w:proofErr w:type="spellEnd"/>
          </w:p>
        </w:tc>
        <w:tc>
          <w:tcPr>
            <w:tcW w:w="3175" w:type="dxa"/>
          </w:tcPr>
          <w:p w14:paraId="0BF9D401" w14:textId="77777777" w:rsidR="00980AE0" w:rsidRPr="0039535F" w:rsidRDefault="00980AE0" w:rsidP="00A945BD">
            <w:pPr>
              <w:rPr>
                <w:lang w:val="en-US"/>
              </w:rPr>
            </w:pPr>
            <w:r>
              <w:rPr>
                <w:lang w:val="en-US"/>
              </w:rPr>
              <w:t>This field displays the date to which the data set is valid</w:t>
            </w:r>
          </w:p>
        </w:tc>
      </w:tr>
    </w:tbl>
    <w:p w14:paraId="12CAE0C1" w14:textId="77777777" w:rsidR="00980AE0" w:rsidRDefault="00980AE0" w:rsidP="00980AE0">
      <w:pPr>
        <w:pStyle w:val="Heading3"/>
      </w:pPr>
      <w:bookmarkStart w:id="431" w:name="_Toc76645535"/>
      <w:bookmarkStart w:id="432" w:name="_Toc76726609"/>
      <w:bookmarkStart w:id="433" w:name="_Toc124349975"/>
      <w:proofErr w:type="spellStart"/>
      <w:r>
        <w:t>Business.agp</w:t>
      </w:r>
      <w:bookmarkEnd w:id="431"/>
      <w:bookmarkEnd w:id="432"/>
      <w:bookmarkEnd w:id="433"/>
      <w:proofErr w:type="spellEnd"/>
    </w:p>
    <w:tbl>
      <w:tblPr>
        <w:tblStyle w:val="Tabellengitternetz2"/>
        <w:tblW w:w="9526" w:type="dxa"/>
        <w:tblInd w:w="-10" w:type="dxa"/>
        <w:tblLook w:val="04A0" w:firstRow="1" w:lastRow="0" w:firstColumn="1" w:lastColumn="0" w:noHBand="0" w:noVBand="1"/>
      </w:tblPr>
      <w:tblGrid>
        <w:gridCol w:w="3178"/>
        <w:gridCol w:w="3173"/>
        <w:gridCol w:w="3175"/>
      </w:tblGrid>
      <w:tr w:rsidR="00980AE0" w14:paraId="42F0F5A4" w14:textId="77777777" w:rsidTr="00A945BD">
        <w:trPr>
          <w:cnfStyle w:val="100000000000" w:firstRow="1" w:lastRow="0" w:firstColumn="0" w:lastColumn="0" w:oddVBand="0" w:evenVBand="0" w:oddHBand="0" w:evenHBand="0" w:firstRowFirstColumn="0" w:firstRowLastColumn="0" w:lastRowFirstColumn="0" w:lastRowLastColumn="0"/>
        </w:trPr>
        <w:tc>
          <w:tcPr>
            <w:tcW w:w="3178" w:type="dxa"/>
          </w:tcPr>
          <w:p w14:paraId="0C1D0CEE" w14:textId="77777777" w:rsidR="00980AE0" w:rsidRDefault="00980AE0" w:rsidP="00A945BD">
            <w:r>
              <w:t xml:space="preserve">Field </w:t>
            </w:r>
            <w:proofErr w:type="spellStart"/>
            <w:r>
              <w:t>name</w:t>
            </w:r>
            <w:proofErr w:type="spellEnd"/>
          </w:p>
        </w:tc>
        <w:tc>
          <w:tcPr>
            <w:tcW w:w="3173" w:type="dxa"/>
          </w:tcPr>
          <w:p w14:paraId="5185BE82" w14:textId="77777777" w:rsidR="00980AE0" w:rsidRDefault="00980AE0" w:rsidP="00A945BD">
            <w:r>
              <w:t>Data type</w:t>
            </w:r>
          </w:p>
        </w:tc>
        <w:tc>
          <w:tcPr>
            <w:tcW w:w="3175" w:type="dxa"/>
          </w:tcPr>
          <w:p w14:paraId="12EA55F9" w14:textId="77777777" w:rsidR="00980AE0" w:rsidRDefault="00980AE0" w:rsidP="00A945BD">
            <w:r>
              <w:t xml:space="preserve">Description </w:t>
            </w:r>
          </w:p>
        </w:tc>
      </w:tr>
      <w:tr w:rsidR="00980AE0" w:rsidRPr="0039535F" w14:paraId="7696FA1A" w14:textId="77777777" w:rsidTr="00A945BD">
        <w:tc>
          <w:tcPr>
            <w:tcW w:w="3178" w:type="dxa"/>
          </w:tcPr>
          <w:p w14:paraId="310C79A8" w14:textId="77777777" w:rsidR="00980AE0" w:rsidRPr="00DC2881" w:rsidRDefault="00980AE0" w:rsidP="00A945BD">
            <w:pPr>
              <w:rPr>
                <w:b/>
              </w:rPr>
            </w:pPr>
            <w:proofErr w:type="spellStart"/>
            <w:r>
              <w:t>contract</w:t>
            </w:r>
            <w:proofErr w:type="spellEnd"/>
          </w:p>
        </w:tc>
        <w:tc>
          <w:tcPr>
            <w:tcW w:w="3173" w:type="dxa"/>
          </w:tcPr>
          <w:p w14:paraId="46A3FD25" w14:textId="77777777" w:rsidR="00980AE0" w:rsidRPr="00DC2881" w:rsidRDefault="00980AE0" w:rsidP="00A945BD">
            <w:proofErr w:type="spellStart"/>
            <w:r>
              <w:t>numeric</w:t>
            </w:r>
            <w:proofErr w:type="spellEnd"/>
          </w:p>
        </w:tc>
        <w:tc>
          <w:tcPr>
            <w:tcW w:w="3175" w:type="dxa"/>
          </w:tcPr>
          <w:p w14:paraId="1C33497D" w14:textId="0DB512C7" w:rsidR="00980AE0" w:rsidRPr="00DC2881" w:rsidRDefault="00980AE0" w:rsidP="00A945BD">
            <w:pPr>
              <w:rPr>
                <w:lang w:val="en-US"/>
              </w:rPr>
            </w:pPr>
            <w:r w:rsidRPr="00DC2881">
              <w:rPr>
                <w:lang w:val="en-US"/>
              </w:rPr>
              <w:t>This field displays your tenan</w:t>
            </w:r>
            <w:r w:rsidR="00204D68">
              <w:rPr>
                <w:lang w:val="en-US"/>
              </w:rPr>
              <w:t>t</w:t>
            </w:r>
            <w:r w:rsidRPr="00DC2881">
              <w:rPr>
                <w:lang w:val="en-US"/>
              </w:rPr>
              <w:t xml:space="preserve"> id, which is the same as your contract id</w:t>
            </w:r>
          </w:p>
        </w:tc>
      </w:tr>
      <w:tr w:rsidR="00980AE0" w:rsidRPr="0039535F" w14:paraId="77FDFD89" w14:textId="77777777" w:rsidTr="00A945BD">
        <w:tc>
          <w:tcPr>
            <w:tcW w:w="3178" w:type="dxa"/>
          </w:tcPr>
          <w:p w14:paraId="1905B268" w14:textId="77777777" w:rsidR="00980AE0" w:rsidRPr="00587BD8" w:rsidRDefault="00980AE0" w:rsidP="00A945BD">
            <w:pPr>
              <w:rPr>
                <w:b/>
                <w:bCs/>
              </w:rPr>
            </w:pPr>
            <w:proofErr w:type="spellStart"/>
            <w:r>
              <w:t>agp_id</w:t>
            </w:r>
            <w:proofErr w:type="spellEnd"/>
          </w:p>
        </w:tc>
        <w:tc>
          <w:tcPr>
            <w:tcW w:w="3173" w:type="dxa"/>
          </w:tcPr>
          <w:p w14:paraId="0A99F61C" w14:textId="77777777" w:rsidR="00980AE0" w:rsidRPr="00587BD8" w:rsidRDefault="00980AE0" w:rsidP="00A945BD">
            <w:proofErr w:type="spellStart"/>
            <w:r>
              <w:t>varchar</w:t>
            </w:r>
            <w:proofErr w:type="spellEnd"/>
          </w:p>
        </w:tc>
        <w:tc>
          <w:tcPr>
            <w:tcW w:w="3175" w:type="dxa"/>
          </w:tcPr>
          <w:p w14:paraId="4F8337BC" w14:textId="77777777" w:rsidR="00980AE0" w:rsidRPr="0039535F" w:rsidRDefault="00980AE0" w:rsidP="00A945BD">
            <w:pPr>
              <w:rPr>
                <w:lang w:val="en-US"/>
              </w:rPr>
            </w:pPr>
            <w:r w:rsidRPr="0039535F">
              <w:rPr>
                <w:lang w:val="en-US"/>
              </w:rPr>
              <w:t xml:space="preserve">This field displays </w:t>
            </w:r>
            <w:proofErr w:type="gramStart"/>
            <w:r w:rsidRPr="0039535F">
              <w:rPr>
                <w:lang w:val="en-US"/>
              </w:rPr>
              <w:t>is</w:t>
            </w:r>
            <w:proofErr w:type="gramEnd"/>
            <w:r w:rsidRPr="0039535F">
              <w:rPr>
                <w:lang w:val="en-US"/>
              </w:rPr>
              <w:t xml:space="preserve"> your overall business</w:t>
            </w:r>
            <w:r>
              <w:rPr>
                <w:lang w:val="en-US"/>
              </w:rPr>
              <w:t xml:space="preserve"> </w:t>
            </w:r>
            <w:r w:rsidRPr="0039535F">
              <w:rPr>
                <w:lang w:val="en-US"/>
              </w:rPr>
              <w:t>partner id</w:t>
            </w:r>
          </w:p>
        </w:tc>
      </w:tr>
      <w:tr w:rsidR="00980AE0" w:rsidRPr="0039535F" w14:paraId="656CC37D" w14:textId="77777777" w:rsidTr="00A945BD">
        <w:tc>
          <w:tcPr>
            <w:tcW w:w="3178" w:type="dxa"/>
          </w:tcPr>
          <w:p w14:paraId="65F47398" w14:textId="77777777" w:rsidR="00980AE0" w:rsidRPr="00587BD8" w:rsidRDefault="00980AE0" w:rsidP="00A945BD">
            <w:pPr>
              <w:rPr>
                <w:b/>
              </w:rPr>
            </w:pPr>
            <w:proofErr w:type="spellStart"/>
            <w:r>
              <w:t>agp_name</w:t>
            </w:r>
            <w:proofErr w:type="spellEnd"/>
          </w:p>
        </w:tc>
        <w:tc>
          <w:tcPr>
            <w:tcW w:w="3173" w:type="dxa"/>
          </w:tcPr>
          <w:p w14:paraId="6E036DC0" w14:textId="77777777" w:rsidR="00980AE0" w:rsidRPr="00587BD8" w:rsidRDefault="00980AE0" w:rsidP="00A945BD">
            <w:proofErr w:type="spellStart"/>
            <w:r>
              <w:t>varchar</w:t>
            </w:r>
            <w:proofErr w:type="spellEnd"/>
          </w:p>
        </w:tc>
        <w:tc>
          <w:tcPr>
            <w:tcW w:w="3175" w:type="dxa"/>
          </w:tcPr>
          <w:p w14:paraId="14964F4C" w14:textId="77777777" w:rsidR="00980AE0" w:rsidRPr="0039535F" w:rsidRDefault="00980AE0" w:rsidP="00A945BD">
            <w:pPr>
              <w:rPr>
                <w:lang w:val="en-US"/>
              </w:rPr>
            </w:pPr>
            <w:r w:rsidRPr="0039535F">
              <w:rPr>
                <w:lang w:val="en-US"/>
              </w:rPr>
              <w:t>This field displays the name of your overall business</w:t>
            </w:r>
            <w:r>
              <w:rPr>
                <w:lang w:val="en-US"/>
              </w:rPr>
              <w:t xml:space="preserve"> </w:t>
            </w:r>
            <w:r w:rsidRPr="0039535F">
              <w:rPr>
                <w:lang w:val="en-US"/>
              </w:rPr>
              <w:t>partner</w:t>
            </w:r>
          </w:p>
        </w:tc>
      </w:tr>
      <w:tr w:rsidR="00980AE0" w:rsidRPr="0039535F" w14:paraId="49EA1C30" w14:textId="77777777" w:rsidTr="00A945BD">
        <w:tc>
          <w:tcPr>
            <w:tcW w:w="3178" w:type="dxa"/>
          </w:tcPr>
          <w:p w14:paraId="18948B0C" w14:textId="77777777" w:rsidR="00980AE0" w:rsidRPr="00587BD8" w:rsidRDefault="00980AE0" w:rsidP="00A945BD">
            <w:pPr>
              <w:rPr>
                <w:b/>
              </w:rPr>
            </w:pPr>
            <w:proofErr w:type="spellStart"/>
            <w:r>
              <w:t>valid_from</w:t>
            </w:r>
            <w:proofErr w:type="spellEnd"/>
          </w:p>
        </w:tc>
        <w:tc>
          <w:tcPr>
            <w:tcW w:w="3173" w:type="dxa"/>
          </w:tcPr>
          <w:p w14:paraId="15A70FC6" w14:textId="77777777" w:rsidR="00980AE0" w:rsidRPr="00587BD8" w:rsidRDefault="00980AE0" w:rsidP="00A945BD">
            <w:proofErr w:type="spellStart"/>
            <w:r>
              <w:t>timestamp</w:t>
            </w:r>
            <w:proofErr w:type="spellEnd"/>
          </w:p>
        </w:tc>
        <w:tc>
          <w:tcPr>
            <w:tcW w:w="3175" w:type="dxa"/>
          </w:tcPr>
          <w:p w14:paraId="4514CC30" w14:textId="77777777" w:rsidR="00980AE0" w:rsidRPr="0039535F" w:rsidRDefault="00980AE0" w:rsidP="00A945BD">
            <w:pPr>
              <w:rPr>
                <w:lang w:val="en-US"/>
              </w:rPr>
            </w:pPr>
            <w:r>
              <w:rPr>
                <w:lang w:val="en-US"/>
              </w:rPr>
              <w:t>This field displays the date from which the data set is valid</w:t>
            </w:r>
          </w:p>
        </w:tc>
      </w:tr>
      <w:tr w:rsidR="00980AE0" w:rsidRPr="0039535F" w14:paraId="0DAF6E0E" w14:textId="77777777" w:rsidTr="00A945BD">
        <w:tc>
          <w:tcPr>
            <w:tcW w:w="3178" w:type="dxa"/>
          </w:tcPr>
          <w:p w14:paraId="3548339B" w14:textId="77777777" w:rsidR="00980AE0" w:rsidRPr="00587BD8" w:rsidRDefault="00980AE0" w:rsidP="00A945BD">
            <w:pPr>
              <w:rPr>
                <w:b/>
              </w:rPr>
            </w:pPr>
            <w:proofErr w:type="spellStart"/>
            <w:r>
              <w:t>valid_to</w:t>
            </w:r>
            <w:proofErr w:type="spellEnd"/>
          </w:p>
        </w:tc>
        <w:tc>
          <w:tcPr>
            <w:tcW w:w="3173" w:type="dxa"/>
          </w:tcPr>
          <w:p w14:paraId="2DF096CE" w14:textId="77777777" w:rsidR="00980AE0" w:rsidRPr="00587BD8" w:rsidRDefault="00980AE0" w:rsidP="00A945BD">
            <w:proofErr w:type="spellStart"/>
            <w:r>
              <w:t>timestamp</w:t>
            </w:r>
            <w:proofErr w:type="spellEnd"/>
          </w:p>
        </w:tc>
        <w:tc>
          <w:tcPr>
            <w:tcW w:w="3175" w:type="dxa"/>
          </w:tcPr>
          <w:p w14:paraId="01D619FB" w14:textId="77777777" w:rsidR="00980AE0" w:rsidRPr="0039535F" w:rsidRDefault="00980AE0" w:rsidP="00A945BD">
            <w:pPr>
              <w:rPr>
                <w:lang w:val="en-US"/>
              </w:rPr>
            </w:pPr>
            <w:r>
              <w:rPr>
                <w:lang w:val="en-US"/>
              </w:rPr>
              <w:t>This field displays the date to which the data set is valid</w:t>
            </w:r>
          </w:p>
        </w:tc>
      </w:tr>
    </w:tbl>
    <w:p w14:paraId="1E1DC796" w14:textId="77777777" w:rsidR="00980AE0" w:rsidRDefault="00980AE0" w:rsidP="00980AE0">
      <w:pPr>
        <w:pStyle w:val="Heading3"/>
      </w:pPr>
      <w:bookmarkStart w:id="434" w:name="_Toc76645536"/>
      <w:bookmarkStart w:id="435" w:name="_Toc76726610"/>
      <w:bookmarkStart w:id="436" w:name="_Toc124349976"/>
      <w:proofErr w:type="spellStart"/>
      <w:r>
        <w:t>Business.product</w:t>
      </w:r>
      <w:bookmarkEnd w:id="434"/>
      <w:bookmarkEnd w:id="435"/>
      <w:bookmarkEnd w:id="436"/>
      <w:proofErr w:type="spellEnd"/>
    </w:p>
    <w:tbl>
      <w:tblPr>
        <w:tblStyle w:val="Tabellengitternetz2"/>
        <w:tblW w:w="9526" w:type="dxa"/>
        <w:tblInd w:w="-10" w:type="dxa"/>
        <w:tblLook w:val="04A0" w:firstRow="1" w:lastRow="0" w:firstColumn="1" w:lastColumn="0" w:noHBand="0" w:noVBand="1"/>
      </w:tblPr>
      <w:tblGrid>
        <w:gridCol w:w="3178"/>
        <w:gridCol w:w="3173"/>
        <w:gridCol w:w="3175"/>
      </w:tblGrid>
      <w:tr w:rsidR="00980AE0" w14:paraId="7A87821A" w14:textId="77777777" w:rsidTr="00A945BD">
        <w:trPr>
          <w:cnfStyle w:val="100000000000" w:firstRow="1" w:lastRow="0" w:firstColumn="0" w:lastColumn="0" w:oddVBand="0" w:evenVBand="0" w:oddHBand="0" w:evenHBand="0" w:firstRowFirstColumn="0" w:firstRowLastColumn="0" w:lastRowFirstColumn="0" w:lastRowLastColumn="0"/>
        </w:trPr>
        <w:tc>
          <w:tcPr>
            <w:tcW w:w="3178" w:type="dxa"/>
          </w:tcPr>
          <w:p w14:paraId="777E8E52" w14:textId="77777777" w:rsidR="00980AE0" w:rsidRDefault="00980AE0" w:rsidP="00A945BD">
            <w:bookmarkStart w:id="437" w:name="_Hlk79647278"/>
            <w:r>
              <w:lastRenderedPageBreak/>
              <w:t xml:space="preserve">Field </w:t>
            </w:r>
            <w:proofErr w:type="spellStart"/>
            <w:r>
              <w:t>name</w:t>
            </w:r>
            <w:proofErr w:type="spellEnd"/>
          </w:p>
        </w:tc>
        <w:tc>
          <w:tcPr>
            <w:tcW w:w="3173" w:type="dxa"/>
          </w:tcPr>
          <w:p w14:paraId="4D26CEE8" w14:textId="77777777" w:rsidR="00980AE0" w:rsidRDefault="00980AE0" w:rsidP="00A945BD">
            <w:r>
              <w:t>Data type</w:t>
            </w:r>
          </w:p>
        </w:tc>
        <w:tc>
          <w:tcPr>
            <w:tcW w:w="3175" w:type="dxa"/>
          </w:tcPr>
          <w:p w14:paraId="64DC8281" w14:textId="77777777" w:rsidR="00980AE0" w:rsidRDefault="00980AE0" w:rsidP="00A945BD">
            <w:r>
              <w:t xml:space="preserve">Description </w:t>
            </w:r>
          </w:p>
        </w:tc>
      </w:tr>
      <w:tr w:rsidR="00980AE0" w:rsidRPr="0039535F" w14:paraId="29C4D1A2" w14:textId="77777777" w:rsidTr="00A945BD">
        <w:tc>
          <w:tcPr>
            <w:tcW w:w="3178" w:type="dxa"/>
          </w:tcPr>
          <w:p w14:paraId="3B970739" w14:textId="77777777" w:rsidR="00980AE0" w:rsidRPr="00DC2881" w:rsidRDefault="00980AE0" w:rsidP="00A945BD">
            <w:pPr>
              <w:rPr>
                <w:b/>
              </w:rPr>
            </w:pPr>
            <w:proofErr w:type="spellStart"/>
            <w:r>
              <w:t>product</w:t>
            </w:r>
            <w:proofErr w:type="spellEnd"/>
          </w:p>
        </w:tc>
        <w:tc>
          <w:tcPr>
            <w:tcW w:w="3173" w:type="dxa"/>
          </w:tcPr>
          <w:p w14:paraId="2BFCDF37" w14:textId="77777777" w:rsidR="00980AE0" w:rsidRPr="00DC2881" w:rsidRDefault="00980AE0" w:rsidP="00A945BD">
            <w:proofErr w:type="spellStart"/>
            <w:r>
              <w:t>varchar</w:t>
            </w:r>
            <w:proofErr w:type="spellEnd"/>
          </w:p>
        </w:tc>
        <w:tc>
          <w:tcPr>
            <w:tcW w:w="3175" w:type="dxa"/>
          </w:tcPr>
          <w:p w14:paraId="1F0BFBBA" w14:textId="769E093F" w:rsidR="00980AE0" w:rsidRPr="00DC2881" w:rsidRDefault="00980AE0" w:rsidP="00A945BD">
            <w:pPr>
              <w:rPr>
                <w:lang w:val="en-US"/>
              </w:rPr>
            </w:pPr>
            <w:r w:rsidRPr="0039535F">
              <w:rPr>
                <w:lang w:val="en-US"/>
              </w:rPr>
              <w:t xml:space="preserve">This field displays the </w:t>
            </w:r>
            <w:proofErr w:type="spellStart"/>
            <w:r w:rsidRPr="0039535F">
              <w:rPr>
                <w:lang w:val="en-US"/>
              </w:rPr>
              <w:t>produt_id</w:t>
            </w:r>
            <w:proofErr w:type="spellEnd"/>
            <w:r w:rsidRPr="0039535F">
              <w:rPr>
                <w:lang w:val="en-US"/>
              </w:rPr>
              <w:t xml:space="preserve"> used in </w:t>
            </w:r>
            <w:r w:rsidR="00204D68">
              <w:rPr>
                <w:lang w:val="en-US"/>
              </w:rPr>
              <w:t xml:space="preserve">the </w:t>
            </w:r>
            <w:r w:rsidRPr="0039535F">
              <w:rPr>
                <w:lang w:val="en-US"/>
              </w:rPr>
              <w:t>T-Systems billing system</w:t>
            </w:r>
          </w:p>
        </w:tc>
      </w:tr>
      <w:tr w:rsidR="00980AE0" w:rsidRPr="0039535F" w14:paraId="2E3B6B1E" w14:textId="77777777" w:rsidTr="00A945BD">
        <w:tc>
          <w:tcPr>
            <w:tcW w:w="3178" w:type="dxa"/>
          </w:tcPr>
          <w:p w14:paraId="7EAAFD21" w14:textId="77777777" w:rsidR="00980AE0" w:rsidRPr="00587BD8" w:rsidRDefault="00980AE0" w:rsidP="00A945BD">
            <w:pPr>
              <w:rPr>
                <w:b/>
                <w:bCs/>
              </w:rPr>
            </w:pPr>
            <w:proofErr w:type="spellStart"/>
            <w:r>
              <w:t>product_description</w:t>
            </w:r>
            <w:proofErr w:type="spellEnd"/>
          </w:p>
        </w:tc>
        <w:tc>
          <w:tcPr>
            <w:tcW w:w="3173" w:type="dxa"/>
          </w:tcPr>
          <w:p w14:paraId="00BDCD8F" w14:textId="77777777" w:rsidR="00980AE0" w:rsidRPr="00587BD8" w:rsidRDefault="00980AE0" w:rsidP="00A945BD">
            <w:proofErr w:type="spellStart"/>
            <w:r>
              <w:t>varchar</w:t>
            </w:r>
            <w:proofErr w:type="spellEnd"/>
          </w:p>
        </w:tc>
        <w:tc>
          <w:tcPr>
            <w:tcW w:w="3175" w:type="dxa"/>
          </w:tcPr>
          <w:p w14:paraId="0C839017" w14:textId="77777777" w:rsidR="00980AE0" w:rsidRPr="0039535F" w:rsidRDefault="00980AE0" w:rsidP="00A945BD">
            <w:pPr>
              <w:rPr>
                <w:lang w:val="en-US"/>
              </w:rPr>
            </w:pPr>
            <w:r w:rsidRPr="0039535F">
              <w:rPr>
                <w:lang w:val="en-US"/>
              </w:rPr>
              <w:t xml:space="preserve">This field displays the name of your </w:t>
            </w:r>
            <w:r>
              <w:rPr>
                <w:lang w:val="en-US"/>
              </w:rPr>
              <w:t>product</w:t>
            </w:r>
          </w:p>
        </w:tc>
      </w:tr>
      <w:tr w:rsidR="00003BE4" w:rsidRPr="0039535F" w14:paraId="04203016" w14:textId="77777777" w:rsidTr="00A945BD">
        <w:tc>
          <w:tcPr>
            <w:tcW w:w="3178" w:type="dxa"/>
          </w:tcPr>
          <w:p w14:paraId="4B8D3A70" w14:textId="1157D100" w:rsidR="00003BE4" w:rsidRDefault="00003BE4" w:rsidP="00003BE4">
            <w:proofErr w:type="spellStart"/>
            <w:r>
              <w:t>p</w:t>
            </w:r>
            <w:r w:rsidRPr="00587BD8">
              <w:t>roduct_category</w:t>
            </w:r>
            <w:proofErr w:type="spellEnd"/>
          </w:p>
        </w:tc>
        <w:tc>
          <w:tcPr>
            <w:tcW w:w="3173" w:type="dxa"/>
          </w:tcPr>
          <w:p w14:paraId="0407AACA" w14:textId="33FA637B" w:rsidR="00003BE4" w:rsidRDefault="00003BE4" w:rsidP="00003BE4">
            <w:r w:rsidRPr="00587BD8">
              <w:t>String</w:t>
            </w:r>
          </w:p>
        </w:tc>
        <w:tc>
          <w:tcPr>
            <w:tcW w:w="3175" w:type="dxa"/>
          </w:tcPr>
          <w:p w14:paraId="27C736AF" w14:textId="4CA06323" w:rsidR="00003BE4" w:rsidRPr="0039535F" w:rsidRDefault="00003BE4" w:rsidP="00003BE4">
            <w:pPr>
              <w:rPr>
                <w:lang w:val="en-US"/>
              </w:rPr>
            </w:pPr>
            <w:r w:rsidRPr="0039535F">
              <w:rPr>
                <w:lang w:val="en-US"/>
              </w:rPr>
              <w:t xml:space="preserve">This field displays the product category of service, used in </w:t>
            </w:r>
            <w:r w:rsidR="00204D68">
              <w:rPr>
                <w:lang w:val="en-US"/>
              </w:rPr>
              <w:t xml:space="preserve">the </w:t>
            </w:r>
            <w:r w:rsidRPr="0039535F">
              <w:rPr>
                <w:lang w:val="en-US"/>
              </w:rPr>
              <w:t>T-Systems billing system.</w:t>
            </w:r>
          </w:p>
          <w:p w14:paraId="2089989D" w14:textId="77777777" w:rsidR="00003BE4" w:rsidRPr="0039535F" w:rsidRDefault="00003BE4" w:rsidP="00003BE4">
            <w:pPr>
              <w:rPr>
                <w:lang w:val="en-US"/>
              </w:rPr>
            </w:pPr>
            <w:r w:rsidRPr="0039535F">
              <w:rPr>
                <w:lang w:val="en-US"/>
              </w:rPr>
              <w:br/>
            </w:r>
          </w:p>
          <w:p w14:paraId="59B08BFC" w14:textId="400810AE" w:rsidR="00003BE4" w:rsidRPr="00204D68" w:rsidRDefault="00003BE4" w:rsidP="00003BE4">
            <w:pPr>
              <w:rPr>
                <w:lang w:val="en-US"/>
              </w:rPr>
            </w:pPr>
            <w:r w:rsidRPr="00204D68">
              <w:rPr>
                <w:lang w:val="en-US"/>
              </w:rPr>
              <w:t xml:space="preserve">There are </w:t>
            </w:r>
            <w:r w:rsidR="00204D68" w:rsidRPr="00204D68">
              <w:rPr>
                <w:lang w:val="en-US"/>
              </w:rPr>
              <w:t xml:space="preserve">the </w:t>
            </w:r>
            <w:r w:rsidRPr="00204D68">
              <w:rPr>
                <w:lang w:val="en-US"/>
              </w:rPr>
              <w:t>following categories:</w:t>
            </w:r>
          </w:p>
          <w:p w14:paraId="64F7314A" w14:textId="77777777" w:rsidR="00003BE4" w:rsidRPr="00587BD8" w:rsidRDefault="00003BE4" w:rsidP="00003BE4">
            <w:pPr>
              <w:pStyle w:val="ListParagraph"/>
              <w:numPr>
                <w:ilvl w:val="0"/>
                <w:numId w:val="22"/>
              </w:numPr>
              <w:rPr>
                <w:sz w:val="20"/>
              </w:rPr>
            </w:pPr>
            <w:proofErr w:type="spellStart"/>
            <w:r w:rsidRPr="00587BD8">
              <w:rPr>
                <w:sz w:val="20"/>
              </w:rPr>
              <w:t>Compute</w:t>
            </w:r>
            <w:proofErr w:type="spellEnd"/>
          </w:p>
          <w:p w14:paraId="7A2ACF8D" w14:textId="77777777" w:rsidR="00003BE4" w:rsidRPr="00587BD8" w:rsidRDefault="00003BE4" w:rsidP="00003BE4">
            <w:pPr>
              <w:pStyle w:val="ListParagraph"/>
              <w:numPr>
                <w:ilvl w:val="0"/>
                <w:numId w:val="22"/>
              </w:numPr>
              <w:rPr>
                <w:sz w:val="20"/>
              </w:rPr>
            </w:pPr>
            <w:r w:rsidRPr="00587BD8">
              <w:rPr>
                <w:sz w:val="20"/>
              </w:rPr>
              <w:t>Storage</w:t>
            </w:r>
          </w:p>
          <w:p w14:paraId="57695519" w14:textId="77777777" w:rsidR="00003BE4" w:rsidRPr="00587BD8" w:rsidRDefault="00003BE4" w:rsidP="00003BE4">
            <w:pPr>
              <w:pStyle w:val="ListParagraph"/>
              <w:numPr>
                <w:ilvl w:val="0"/>
                <w:numId w:val="22"/>
              </w:numPr>
              <w:rPr>
                <w:sz w:val="20"/>
              </w:rPr>
            </w:pPr>
            <w:r w:rsidRPr="00587BD8">
              <w:rPr>
                <w:sz w:val="20"/>
              </w:rPr>
              <w:t>Network</w:t>
            </w:r>
          </w:p>
          <w:p w14:paraId="7EF28A1A" w14:textId="77777777" w:rsidR="00003BE4" w:rsidRPr="00587BD8" w:rsidRDefault="00003BE4" w:rsidP="00003BE4">
            <w:pPr>
              <w:pStyle w:val="ListParagraph"/>
              <w:numPr>
                <w:ilvl w:val="0"/>
                <w:numId w:val="22"/>
              </w:numPr>
              <w:rPr>
                <w:sz w:val="20"/>
              </w:rPr>
            </w:pPr>
            <w:r w:rsidRPr="00587BD8">
              <w:rPr>
                <w:sz w:val="20"/>
              </w:rPr>
              <w:t>Management</w:t>
            </w:r>
          </w:p>
          <w:p w14:paraId="39A90879" w14:textId="77777777" w:rsidR="00003BE4" w:rsidRPr="00587BD8" w:rsidRDefault="00003BE4" w:rsidP="00003BE4">
            <w:pPr>
              <w:pStyle w:val="ListParagraph"/>
              <w:numPr>
                <w:ilvl w:val="0"/>
                <w:numId w:val="22"/>
              </w:numPr>
              <w:rPr>
                <w:sz w:val="20"/>
              </w:rPr>
            </w:pPr>
            <w:r w:rsidRPr="00587BD8">
              <w:rPr>
                <w:sz w:val="20"/>
              </w:rPr>
              <w:t>SaaS</w:t>
            </w:r>
          </w:p>
          <w:p w14:paraId="24B6DBB5" w14:textId="77777777" w:rsidR="00003BE4" w:rsidRPr="00587BD8" w:rsidRDefault="00003BE4" w:rsidP="00003BE4">
            <w:pPr>
              <w:pStyle w:val="ListParagraph"/>
              <w:numPr>
                <w:ilvl w:val="0"/>
                <w:numId w:val="22"/>
              </w:numPr>
              <w:rPr>
                <w:sz w:val="20"/>
              </w:rPr>
            </w:pPr>
            <w:r w:rsidRPr="00587BD8">
              <w:rPr>
                <w:sz w:val="20"/>
              </w:rPr>
              <w:t>PaaS</w:t>
            </w:r>
          </w:p>
          <w:p w14:paraId="352FC187" w14:textId="161768C0" w:rsidR="00003BE4" w:rsidRPr="0039535F" w:rsidRDefault="00003BE4" w:rsidP="00003BE4">
            <w:r w:rsidRPr="00587BD8">
              <w:t>Service</w:t>
            </w:r>
          </w:p>
        </w:tc>
      </w:tr>
      <w:tr w:rsidR="00003BE4" w:rsidRPr="0039535F" w14:paraId="73FF358E" w14:textId="77777777" w:rsidTr="00A945BD">
        <w:tc>
          <w:tcPr>
            <w:tcW w:w="3178" w:type="dxa"/>
          </w:tcPr>
          <w:p w14:paraId="3F7A6EF8" w14:textId="397F80DA" w:rsidR="00003BE4" w:rsidRPr="00587BD8" w:rsidRDefault="00003BE4" w:rsidP="00003BE4">
            <w:proofErr w:type="spellStart"/>
            <w:r>
              <w:t>p</w:t>
            </w:r>
            <w:r w:rsidRPr="00587BD8">
              <w:t>roducty_family</w:t>
            </w:r>
            <w:proofErr w:type="spellEnd"/>
          </w:p>
        </w:tc>
        <w:tc>
          <w:tcPr>
            <w:tcW w:w="3173" w:type="dxa"/>
          </w:tcPr>
          <w:p w14:paraId="56FFF67C" w14:textId="6DFD10F0" w:rsidR="00003BE4" w:rsidRPr="00587BD8" w:rsidRDefault="00003BE4" w:rsidP="00003BE4">
            <w:r w:rsidRPr="00587BD8">
              <w:t>String</w:t>
            </w:r>
          </w:p>
        </w:tc>
        <w:tc>
          <w:tcPr>
            <w:tcW w:w="3175" w:type="dxa"/>
          </w:tcPr>
          <w:p w14:paraId="349FDD72" w14:textId="207FA8BF" w:rsidR="00003BE4" w:rsidRPr="00003BE4" w:rsidRDefault="00003BE4" w:rsidP="00003BE4">
            <w:pPr>
              <w:rPr>
                <w:lang w:val="en-US"/>
              </w:rPr>
            </w:pPr>
            <w:r w:rsidRPr="0039535F">
              <w:rPr>
                <w:lang w:val="en-US"/>
              </w:rPr>
              <w:t>This field displays the product family of a service</w:t>
            </w:r>
          </w:p>
        </w:tc>
      </w:tr>
      <w:tr w:rsidR="00003BE4" w:rsidRPr="0039535F" w14:paraId="6ED08E03" w14:textId="77777777" w:rsidTr="00A945BD">
        <w:tc>
          <w:tcPr>
            <w:tcW w:w="3178" w:type="dxa"/>
          </w:tcPr>
          <w:p w14:paraId="38893C0C" w14:textId="77777777" w:rsidR="00003BE4" w:rsidRPr="00587BD8" w:rsidRDefault="00003BE4" w:rsidP="00003BE4">
            <w:pPr>
              <w:rPr>
                <w:b/>
              </w:rPr>
            </w:pPr>
            <w:proofErr w:type="spellStart"/>
            <w:r>
              <w:t>valid_from</w:t>
            </w:r>
            <w:proofErr w:type="spellEnd"/>
          </w:p>
        </w:tc>
        <w:tc>
          <w:tcPr>
            <w:tcW w:w="3173" w:type="dxa"/>
          </w:tcPr>
          <w:p w14:paraId="03D167E6" w14:textId="77777777" w:rsidR="00003BE4" w:rsidRPr="00587BD8" w:rsidRDefault="00003BE4" w:rsidP="00003BE4">
            <w:proofErr w:type="spellStart"/>
            <w:r>
              <w:t>timestamp</w:t>
            </w:r>
            <w:proofErr w:type="spellEnd"/>
          </w:p>
        </w:tc>
        <w:tc>
          <w:tcPr>
            <w:tcW w:w="3175" w:type="dxa"/>
          </w:tcPr>
          <w:p w14:paraId="138BA1F2" w14:textId="77777777" w:rsidR="00003BE4" w:rsidRPr="0039535F" w:rsidRDefault="00003BE4" w:rsidP="00003BE4">
            <w:pPr>
              <w:rPr>
                <w:lang w:val="en-US"/>
              </w:rPr>
            </w:pPr>
            <w:r>
              <w:rPr>
                <w:lang w:val="en-US"/>
              </w:rPr>
              <w:t>This field displays the date from which the data set is valid</w:t>
            </w:r>
          </w:p>
        </w:tc>
      </w:tr>
      <w:tr w:rsidR="00003BE4" w:rsidRPr="0039535F" w14:paraId="70B74888" w14:textId="77777777" w:rsidTr="00A945BD">
        <w:tc>
          <w:tcPr>
            <w:tcW w:w="3178" w:type="dxa"/>
          </w:tcPr>
          <w:p w14:paraId="51E505C5" w14:textId="77777777" w:rsidR="00003BE4" w:rsidRPr="00587BD8" w:rsidRDefault="00003BE4" w:rsidP="00003BE4">
            <w:pPr>
              <w:rPr>
                <w:b/>
              </w:rPr>
            </w:pPr>
            <w:proofErr w:type="spellStart"/>
            <w:r>
              <w:t>valid_to</w:t>
            </w:r>
            <w:proofErr w:type="spellEnd"/>
          </w:p>
        </w:tc>
        <w:tc>
          <w:tcPr>
            <w:tcW w:w="3173" w:type="dxa"/>
          </w:tcPr>
          <w:p w14:paraId="5A1B39FF" w14:textId="77777777" w:rsidR="00003BE4" w:rsidRPr="00587BD8" w:rsidRDefault="00003BE4" w:rsidP="00003BE4">
            <w:proofErr w:type="spellStart"/>
            <w:r>
              <w:t>timestamp</w:t>
            </w:r>
            <w:proofErr w:type="spellEnd"/>
          </w:p>
        </w:tc>
        <w:tc>
          <w:tcPr>
            <w:tcW w:w="3175" w:type="dxa"/>
          </w:tcPr>
          <w:p w14:paraId="618CC6E6" w14:textId="77777777" w:rsidR="00003BE4" w:rsidRPr="0039535F" w:rsidRDefault="00003BE4" w:rsidP="00003BE4">
            <w:pPr>
              <w:rPr>
                <w:lang w:val="en-US"/>
              </w:rPr>
            </w:pPr>
            <w:r>
              <w:rPr>
                <w:lang w:val="en-US"/>
              </w:rPr>
              <w:t>This field displays the date to which the data set is valid</w:t>
            </w:r>
          </w:p>
        </w:tc>
      </w:tr>
      <w:bookmarkEnd w:id="437"/>
    </w:tbl>
    <w:p w14:paraId="42668796" w14:textId="77777777" w:rsidR="00980AE0" w:rsidRDefault="00980AE0" w:rsidP="00980AE0"/>
    <w:p w14:paraId="726C5AD5" w14:textId="77777777" w:rsidR="00980AE0" w:rsidRDefault="00980AE0" w:rsidP="00980AE0">
      <w:pPr>
        <w:pStyle w:val="Heading3"/>
      </w:pPr>
      <w:bookmarkStart w:id="438" w:name="_Toc76645537"/>
      <w:bookmarkStart w:id="439" w:name="_Toc76726611"/>
      <w:bookmarkStart w:id="440" w:name="_Toc124349977"/>
      <w:proofErr w:type="spellStart"/>
      <w:r>
        <w:t>Business.regulator</w:t>
      </w:r>
      <w:bookmarkEnd w:id="438"/>
      <w:bookmarkEnd w:id="439"/>
      <w:bookmarkEnd w:id="440"/>
      <w:proofErr w:type="spellEnd"/>
    </w:p>
    <w:tbl>
      <w:tblPr>
        <w:tblStyle w:val="Tabellengitternetz2"/>
        <w:tblW w:w="9526" w:type="dxa"/>
        <w:tblInd w:w="-10" w:type="dxa"/>
        <w:tblLook w:val="04A0" w:firstRow="1" w:lastRow="0" w:firstColumn="1" w:lastColumn="0" w:noHBand="0" w:noVBand="1"/>
      </w:tblPr>
      <w:tblGrid>
        <w:gridCol w:w="3178"/>
        <w:gridCol w:w="3173"/>
        <w:gridCol w:w="3175"/>
      </w:tblGrid>
      <w:tr w:rsidR="00980AE0" w14:paraId="0123AFBD" w14:textId="77777777" w:rsidTr="00A945BD">
        <w:trPr>
          <w:cnfStyle w:val="100000000000" w:firstRow="1" w:lastRow="0" w:firstColumn="0" w:lastColumn="0" w:oddVBand="0" w:evenVBand="0" w:oddHBand="0" w:evenHBand="0" w:firstRowFirstColumn="0" w:firstRowLastColumn="0" w:lastRowFirstColumn="0" w:lastRowLastColumn="0"/>
        </w:trPr>
        <w:tc>
          <w:tcPr>
            <w:tcW w:w="3178" w:type="dxa"/>
          </w:tcPr>
          <w:p w14:paraId="41E5994F" w14:textId="77777777" w:rsidR="00980AE0" w:rsidRDefault="00980AE0" w:rsidP="00A945BD">
            <w:r>
              <w:t xml:space="preserve">Field </w:t>
            </w:r>
            <w:proofErr w:type="spellStart"/>
            <w:r>
              <w:t>name</w:t>
            </w:r>
            <w:proofErr w:type="spellEnd"/>
          </w:p>
        </w:tc>
        <w:tc>
          <w:tcPr>
            <w:tcW w:w="3173" w:type="dxa"/>
          </w:tcPr>
          <w:p w14:paraId="20375653" w14:textId="77777777" w:rsidR="00980AE0" w:rsidRDefault="00980AE0" w:rsidP="00A945BD">
            <w:r>
              <w:t>Data type</w:t>
            </w:r>
          </w:p>
        </w:tc>
        <w:tc>
          <w:tcPr>
            <w:tcW w:w="3175" w:type="dxa"/>
          </w:tcPr>
          <w:p w14:paraId="05F773D7" w14:textId="77777777" w:rsidR="00980AE0" w:rsidRDefault="00980AE0" w:rsidP="00A945BD">
            <w:r>
              <w:t xml:space="preserve">Description </w:t>
            </w:r>
          </w:p>
        </w:tc>
      </w:tr>
      <w:tr w:rsidR="00980AE0" w:rsidRPr="0039535F" w14:paraId="064AE18A" w14:textId="77777777" w:rsidTr="00A945BD">
        <w:tc>
          <w:tcPr>
            <w:tcW w:w="3178" w:type="dxa"/>
          </w:tcPr>
          <w:p w14:paraId="511994B7" w14:textId="77777777" w:rsidR="00980AE0" w:rsidRPr="00DC2881" w:rsidRDefault="00980AE0" w:rsidP="00A945BD">
            <w:pPr>
              <w:rPr>
                <w:b/>
              </w:rPr>
            </w:pPr>
            <w:proofErr w:type="spellStart"/>
            <w:r>
              <w:t>regulator_id</w:t>
            </w:r>
            <w:proofErr w:type="spellEnd"/>
          </w:p>
        </w:tc>
        <w:tc>
          <w:tcPr>
            <w:tcW w:w="3173" w:type="dxa"/>
          </w:tcPr>
          <w:p w14:paraId="5D6B0D04" w14:textId="77777777" w:rsidR="00980AE0" w:rsidRPr="00DC2881" w:rsidRDefault="00980AE0" w:rsidP="00A945BD">
            <w:proofErr w:type="spellStart"/>
            <w:r>
              <w:t>numeric</w:t>
            </w:r>
            <w:proofErr w:type="spellEnd"/>
          </w:p>
        </w:tc>
        <w:tc>
          <w:tcPr>
            <w:tcW w:w="3175" w:type="dxa"/>
          </w:tcPr>
          <w:p w14:paraId="6EDF4444" w14:textId="77777777" w:rsidR="00980AE0" w:rsidRPr="00DC2881" w:rsidRDefault="00980AE0" w:rsidP="00A945BD">
            <w:pPr>
              <w:rPr>
                <w:lang w:val="en-US"/>
              </w:rPr>
            </w:pPr>
            <w:r w:rsidRPr="0039535F">
              <w:rPr>
                <w:lang w:val="en-US"/>
              </w:rPr>
              <w:t>This field displays the payer id</w:t>
            </w:r>
          </w:p>
        </w:tc>
      </w:tr>
      <w:tr w:rsidR="00980AE0" w:rsidRPr="0039535F" w14:paraId="12E563E8" w14:textId="77777777" w:rsidTr="00A945BD">
        <w:tc>
          <w:tcPr>
            <w:tcW w:w="3178" w:type="dxa"/>
          </w:tcPr>
          <w:p w14:paraId="01BB0FED" w14:textId="77777777" w:rsidR="00980AE0" w:rsidRPr="00587BD8" w:rsidRDefault="00980AE0" w:rsidP="00A945BD">
            <w:pPr>
              <w:rPr>
                <w:b/>
                <w:bCs/>
              </w:rPr>
            </w:pPr>
            <w:proofErr w:type="spellStart"/>
            <w:r>
              <w:t>regulator_name</w:t>
            </w:r>
            <w:proofErr w:type="spellEnd"/>
          </w:p>
        </w:tc>
        <w:tc>
          <w:tcPr>
            <w:tcW w:w="3173" w:type="dxa"/>
          </w:tcPr>
          <w:p w14:paraId="005EB1B2" w14:textId="77777777" w:rsidR="00980AE0" w:rsidRPr="00587BD8" w:rsidRDefault="00980AE0" w:rsidP="00A945BD">
            <w:proofErr w:type="spellStart"/>
            <w:r>
              <w:t>varchar</w:t>
            </w:r>
            <w:proofErr w:type="spellEnd"/>
          </w:p>
        </w:tc>
        <w:tc>
          <w:tcPr>
            <w:tcW w:w="3175" w:type="dxa"/>
          </w:tcPr>
          <w:p w14:paraId="4BD3AECA" w14:textId="77777777" w:rsidR="00980AE0" w:rsidRPr="0039535F" w:rsidRDefault="00980AE0" w:rsidP="00A945BD">
            <w:pPr>
              <w:rPr>
                <w:lang w:val="en-US"/>
              </w:rPr>
            </w:pPr>
            <w:r w:rsidRPr="0039535F">
              <w:rPr>
                <w:lang w:val="en-US"/>
              </w:rPr>
              <w:t>This field displays the name of your payer</w:t>
            </w:r>
          </w:p>
        </w:tc>
      </w:tr>
      <w:tr w:rsidR="00980AE0" w:rsidRPr="0039535F" w14:paraId="1D4D51BE" w14:textId="77777777" w:rsidTr="00A945BD">
        <w:tc>
          <w:tcPr>
            <w:tcW w:w="3178" w:type="dxa"/>
          </w:tcPr>
          <w:p w14:paraId="05366D6A" w14:textId="77777777" w:rsidR="00980AE0" w:rsidRPr="00587BD8" w:rsidRDefault="00980AE0" w:rsidP="00A945BD">
            <w:pPr>
              <w:rPr>
                <w:b/>
              </w:rPr>
            </w:pPr>
            <w:proofErr w:type="spellStart"/>
            <w:r>
              <w:t>valid_from</w:t>
            </w:r>
            <w:proofErr w:type="spellEnd"/>
          </w:p>
        </w:tc>
        <w:tc>
          <w:tcPr>
            <w:tcW w:w="3173" w:type="dxa"/>
          </w:tcPr>
          <w:p w14:paraId="14101C7B" w14:textId="77777777" w:rsidR="00980AE0" w:rsidRPr="00587BD8" w:rsidRDefault="00980AE0" w:rsidP="00A945BD">
            <w:proofErr w:type="spellStart"/>
            <w:r>
              <w:t>timestamp</w:t>
            </w:r>
            <w:proofErr w:type="spellEnd"/>
          </w:p>
        </w:tc>
        <w:tc>
          <w:tcPr>
            <w:tcW w:w="3175" w:type="dxa"/>
          </w:tcPr>
          <w:p w14:paraId="49214B29" w14:textId="77777777" w:rsidR="00980AE0" w:rsidRPr="0039535F" w:rsidRDefault="00980AE0" w:rsidP="00A945BD">
            <w:pPr>
              <w:rPr>
                <w:lang w:val="en-US"/>
              </w:rPr>
            </w:pPr>
            <w:r>
              <w:rPr>
                <w:lang w:val="en-US"/>
              </w:rPr>
              <w:t>This field displays the date from which the data set is valid</w:t>
            </w:r>
          </w:p>
        </w:tc>
      </w:tr>
      <w:tr w:rsidR="00980AE0" w:rsidRPr="0039535F" w14:paraId="3F7AF8B4" w14:textId="77777777" w:rsidTr="00A945BD">
        <w:tc>
          <w:tcPr>
            <w:tcW w:w="3178" w:type="dxa"/>
          </w:tcPr>
          <w:p w14:paraId="3A45A470" w14:textId="77777777" w:rsidR="00980AE0" w:rsidRPr="00587BD8" w:rsidRDefault="00980AE0" w:rsidP="00A945BD">
            <w:pPr>
              <w:rPr>
                <w:b/>
              </w:rPr>
            </w:pPr>
            <w:proofErr w:type="spellStart"/>
            <w:r>
              <w:t>valid_to</w:t>
            </w:r>
            <w:proofErr w:type="spellEnd"/>
          </w:p>
        </w:tc>
        <w:tc>
          <w:tcPr>
            <w:tcW w:w="3173" w:type="dxa"/>
          </w:tcPr>
          <w:p w14:paraId="1CC2424B" w14:textId="77777777" w:rsidR="00980AE0" w:rsidRPr="00587BD8" w:rsidRDefault="00980AE0" w:rsidP="00A945BD">
            <w:proofErr w:type="spellStart"/>
            <w:r>
              <w:t>timestamp</w:t>
            </w:r>
            <w:proofErr w:type="spellEnd"/>
          </w:p>
        </w:tc>
        <w:tc>
          <w:tcPr>
            <w:tcW w:w="3175" w:type="dxa"/>
          </w:tcPr>
          <w:p w14:paraId="6375F669" w14:textId="77777777" w:rsidR="00980AE0" w:rsidRPr="0039535F" w:rsidRDefault="00980AE0" w:rsidP="00A945BD">
            <w:pPr>
              <w:rPr>
                <w:lang w:val="en-US"/>
              </w:rPr>
            </w:pPr>
            <w:r>
              <w:rPr>
                <w:lang w:val="en-US"/>
              </w:rPr>
              <w:t>This field displays the date to which the data set is valid</w:t>
            </w:r>
          </w:p>
        </w:tc>
      </w:tr>
    </w:tbl>
    <w:p w14:paraId="5AAC9C4C" w14:textId="37BCF9D8" w:rsidR="00980AE0" w:rsidRDefault="00980AE0" w:rsidP="00980AE0">
      <w:pPr>
        <w:pStyle w:val="Heading3"/>
      </w:pPr>
      <w:bookmarkStart w:id="441" w:name="_Toc76645538"/>
      <w:bookmarkStart w:id="442" w:name="_Toc76726612"/>
      <w:bookmarkStart w:id="443" w:name="_Toc124349978"/>
      <w:proofErr w:type="spellStart"/>
      <w:r>
        <w:t>Business.tag</w:t>
      </w:r>
      <w:bookmarkEnd w:id="441"/>
      <w:bookmarkEnd w:id="442"/>
      <w:bookmarkEnd w:id="443"/>
      <w:proofErr w:type="spellEnd"/>
    </w:p>
    <w:p w14:paraId="3F4E92E1" w14:textId="77777777" w:rsidR="00980AE0" w:rsidRDefault="00980AE0" w:rsidP="00980AE0">
      <w:r>
        <w:t xml:space="preserve">This table gives you a list of tag keys and tag values, which are pairs. This table is used in Tagging dashboards to access dashboards fast. The initial load is slow depending on the amount of data it needs to query to fill these variables. </w:t>
      </w:r>
    </w:p>
    <w:p w14:paraId="24F0A74A" w14:textId="77777777" w:rsidR="00980AE0" w:rsidRPr="00980AE0" w:rsidRDefault="00980AE0" w:rsidP="00980AE0"/>
    <w:tbl>
      <w:tblPr>
        <w:tblStyle w:val="Tabellengitternetz2"/>
        <w:tblW w:w="9526" w:type="dxa"/>
        <w:tblInd w:w="-10" w:type="dxa"/>
        <w:tblLook w:val="04A0" w:firstRow="1" w:lastRow="0" w:firstColumn="1" w:lastColumn="0" w:noHBand="0" w:noVBand="1"/>
      </w:tblPr>
      <w:tblGrid>
        <w:gridCol w:w="3178"/>
        <w:gridCol w:w="3173"/>
        <w:gridCol w:w="3175"/>
      </w:tblGrid>
      <w:tr w:rsidR="00980AE0" w14:paraId="532C833B" w14:textId="77777777" w:rsidTr="00A945BD">
        <w:trPr>
          <w:cnfStyle w:val="100000000000" w:firstRow="1" w:lastRow="0" w:firstColumn="0" w:lastColumn="0" w:oddVBand="0" w:evenVBand="0" w:oddHBand="0" w:evenHBand="0" w:firstRowFirstColumn="0" w:firstRowLastColumn="0" w:lastRowFirstColumn="0" w:lastRowLastColumn="0"/>
        </w:trPr>
        <w:tc>
          <w:tcPr>
            <w:tcW w:w="3178" w:type="dxa"/>
          </w:tcPr>
          <w:p w14:paraId="2AF4E3AE" w14:textId="77777777" w:rsidR="00980AE0" w:rsidRDefault="00980AE0" w:rsidP="00A945BD">
            <w:r>
              <w:lastRenderedPageBreak/>
              <w:t xml:space="preserve">Field </w:t>
            </w:r>
            <w:proofErr w:type="spellStart"/>
            <w:r>
              <w:t>name</w:t>
            </w:r>
            <w:proofErr w:type="spellEnd"/>
          </w:p>
        </w:tc>
        <w:tc>
          <w:tcPr>
            <w:tcW w:w="3173" w:type="dxa"/>
          </w:tcPr>
          <w:p w14:paraId="0FCF5C69" w14:textId="77777777" w:rsidR="00980AE0" w:rsidRDefault="00980AE0" w:rsidP="00A945BD">
            <w:r>
              <w:t>Data type</w:t>
            </w:r>
          </w:p>
        </w:tc>
        <w:tc>
          <w:tcPr>
            <w:tcW w:w="3175" w:type="dxa"/>
          </w:tcPr>
          <w:p w14:paraId="2118E597" w14:textId="77777777" w:rsidR="00980AE0" w:rsidRDefault="00980AE0" w:rsidP="00A945BD">
            <w:r>
              <w:t xml:space="preserve">Description </w:t>
            </w:r>
          </w:p>
        </w:tc>
      </w:tr>
      <w:tr w:rsidR="00980AE0" w:rsidRPr="0039535F" w14:paraId="04DDADA3" w14:textId="77777777" w:rsidTr="00A945BD">
        <w:tc>
          <w:tcPr>
            <w:tcW w:w="3178" w:type="dxa"/>
          </w:tcPr>
          <w:p w14:paraId="6DB3632B" w14:textId="77777777" w:rsidR="00980AE0" w:rsidRPr="00DC2881" w:rsidRDefault="00980AE0" w:rsidP="00A945BD">
            <w:pPr>
              <w:rPr>
                <w:b/>
              </w:rPr>
            </w:pPr>
            <w:proofErr w:type="spellStart"/>
            <w:r>
              <w:t>contract</w:t>
            </w:r>
            <w:proofErr w:type="spellEnd"/>
          </w:p>
        </w:tc>
        <w:tc>
          <w:tcPr>
            <w:tcW w:w="3173" w:type="dxa"/>
          </w:tcPr>
          <w:p w14:paraId="15F068AD" w14:textId="77777777" w:rsidR="00980AE0" w:rsidRPr="00DC2881" w:rsidRDefault="00980AE0" w:rsidP="00A945BD">
            <w:proofErr w:type="spellStart"/>
            <w:r>
              <w:t>numeric</w:t>
            </w:r>
            <w:proofErr w:type="spellEnd"/>
          </w:p>
        </w:tc>
        <w:tc>
          <w:tcPr>
            <w:tcW w:w="3175" w:type="dxa"/>
          </w:tcPr>
          <w:p w14:paraId="42EC78A8" w14:textId="66B6CDB9" w:rsidR="00980AE0" w:rsidRPr="00DC2881" w:rsidRDefault="00980AE0" w:rsidP="00A945BD">
            <w:pPr>
              <w:rPr>
                <w:lang w:val="en-US"/>
              </w:rPr>
            </w:pPr>
            <w:r w:rsidRPr="00DC2881">
              <w:rPr>
                <w:lang w:val="en-US"/>
              </w:rPr>
              <w:t>This field displays your tenan</w:t>
            </w:r>
            <w:r w:rsidR="00204D68">
              <w:rPr>
                <w:lang w:val="en-US"/>
              </w:rPr>
              <w:t>t</w:t>
            </w:r>
            <w:r w:rsidRPr="00DC2881">
              <w:rPr>
                <w:lang w:val="en-US"/>
              </w:rPr>
              <w:t xml:space="preserve"> id, which is the same as your contract id</w:t>
            </w:r>
          </w:p>
        </w:tc>
      </w:tr>
      <w:tr w:rsidR="00980AE0" w:rsidRPr="0039535F" w14:paraId="11547774" w14:textId="77777777" w:rsidTr="00A945BD">
        <w:tc>
          <w:tcPr>
            <w:tcW w:w="3178" w:type="dxa"/>
          </w:tcPr>
          <w:p w14:paraId="475AE935" w14:textId="77777777" w:rsidR="00980AE0" w:rsidRDefault="00980AE0" w:rsidP="00A945BD">
            <w:proofErr w:type="spellStart"/>
            <w:r>
              <w:t>reseller_id</w:t>
            </w:r>
            <w:proofErr w:type="spellEnd"/>
          </w:p>
        </w:tc>
        <w:tc>
          <w:tcPr>
            <w:tcW w:w="3173" w:type="dxa"/>
          </w:tcPr>
          <w:p w14:paraId="05B1696E" w14:textId="77777777" w:rsidR="00980AE0" w:rsidRDefault="00980AE0" w:rsidP="00A945BD">
            <w:proofErr w:type="spellStart"/>
            <w:r>
              <w:t>numeric</w:t>
            </w:r>
            <w:proofErr w:type="spellEnd"/>
          </w:p>
        </w:tc>
        <w:tc>
          <w:tcPr>
            <w:tcW w:w="3175" w:type="dxa"/>
          </w:tcPr>
          <w:p w14:paraId="022645E8" w14:textId="77777777" w:rsidR="00980AE0" w:rsidRPr="00BB2640" w:rsidRDefault="00980AE0" w:rsidP="00A945BD">
            <w:pPr>
              <w:rPr>
                <w:lang w:val="en-US"/>
              </w:rPr>
            </w:pPr>
            <w:r w:rsidRPr="0039535F">
              <w:rPr>
                <w:lang w:val="en-US"/>
              </w:rPr>
              <w:t>This field displays your reseller id. The reseller id is used in certain organization models, you will not need this in most cases</w:t>
            </w:r>
          </w:p>
        </w:tc>
      </w:tr>
      <w:tr w:rsidR="00980AE0" w:rsidRPr="0039535F" w14:paraId="35EF8926" w14:textId="77777777" w:rsidTr="00A945BD">
        <w:tc>
          <w:tcPr>
            <w:tcW w:w="3178" w:type="dxa"/>
          </w:tcPr>
          <w:p w14:paraId="70774A06" w14:textId="77777777" w:rsidR="00980AE0" w:rsidRPr="00587BD8" w:rsidRDefault="00980AE0" w:rsidP="00A945BD">
            <w:pPr>
              <w:rPr>
                <w:b/>
                <w:bCs/>
              </w:rPr>
            </w:pPr>
            <w:r>
              <w:t>hash32</w:t>
            </w:r>
          </w:p>
        </w:tc>
        <w:tc>
          <w:tcPr>
            <w:tcW w:w="3173" w:type="dxa"/>
          </w:tcPr>
          <w:p w14:paraId="2B5FB175" w14:textId="77777777" w:rsidR="00980AE0" w:rsidRPr="00587BD8" w:rsidRDefault="00980AE0" w:rsidP="00A945BD">
            <w:proofErr w:type="spellStart"/>
            <w:r>
              <w:t>varchar</w:t>
            </w:r>
            <w:proofErr w:type="spellEnd"/>
          </w:p>
        </w:tc>
        <w:tc>
          <w:tcPr>
            <w:tcW w:w="3175" w:type="dxa"/>
          </w:tcPr>
          <w:p w14:paraId="112790ED" w14:textId="77777777" w:rsidR="00980AE0" w:rsidRPr="0039535F" w:rsidRDefault="00980AE0" w:rsidP="00A945BD">
            <w:pPr>
              <w:rPr>
                <w:lang w:val="en-US"/>
              </w:rPr>
            </w:pPr>
            <w:r>
              <w:t xml:space="preserve">Key </w:t>
            </w:r>
            <w:proofErr w:type="spellStart"/>
            <w:r>
              <w:t>for</w:t>
            </w:r>
            <w:proofErr w:type="spellEnd"/>
            <w:r>
              <w:t xml:space="preserve"> internal </w:t>
            </w:r>
            <w:proofErr w:type="spellStart"/>
            <w:r>
              <w:t>purposes</w:t>
            </w:r>
            <w:proofErr w:type="spellEnd"/>
          </w:p>
        </w:tc>
      </w:tr>
      <w:tr w:rsidR="00980AE0" w:rsidRPr="0039535F" w14:paraId="177FCD76" w14:textId="77777777" w:rsidTr="00A945BD">
        <w:tc>
          <w:tcPr>
            <w:tcW w:w="3178" w:type="dxa"/>
          </w:tcPr>
          <w:p w14:paraId="416D415C" w14:textId="77777777" w:rsidR="00980AE0" w:rsidRDefault="00980AE0" w:rsidP="00A945BD">
            <w:proofErr w:type="spellStart"/>
            <w:r>
              <w:t>tag_key</w:t>
            </w:r>
            <w:proofErr w:type="spellEnd"/>
          </w:p>
        </w:tc>
        <w:tc>
          <w:tcPr>
            <w:tcW w:w="3173" w:type="dxa"/>
          </w:tcPr>
          <w:p w14:paraId="17713600" w14:textId="77777777" w:rsidR="00980AE0" w:rsidRDefault="00980AE0" w:rsidP="00A945BD">
            <w:proofErr w:type="spellStart"/>
            <w:r>
              <w:t>varchar</w:t>
            </w:r>
            <w:proofErr w:type="spellEnd"/>
          </w:p>
        </w:tc>
        <w:tc>
          <w:tcPr>
            <w:tcW w:w="3175" w:type="dxa"/>
          </w:tcPr>
          <w:p w14:paraId="6D314DBA" w14:textId="0DFF2C6B" w:rsidR="00980AE0" w:rsidRPr="00BB2640" w:rsidRDefault="00980AE0" w:rsidP="00A945BD">
            <w:pPr>
              <w:rPr>
                <w:lang w:val="en-US"/>
              </w:rPr>
            </w:pPr>
            <w:r w:rsidRPr="0039535F">
              <w:rPr>
                <w:lang w:val="en-US"/>
              </w:rPr>
              <w:t>This field displays the tag keys which are used in your inf</w:t>
            </w:r>
            <w:r w:rsidR="00204D68">
              <w:rPr>
                <w:lang w:val="en-US"/>
              </w:rPr>
              <w:t>r</w:t>
            </w:r>
            <w:r w:rsidRPr="0039535F">
              <w:rPr>
                <w:lang w:val="en-US"/>
              </w:rPr>
              <w:t>astructure</w:t>
            </w:r>
          </w:p>
        </w:tc>
      </w:tr>
      <w:tr w:rsidR="00980AE0" w:rsidRPr="0039535F" w14:paraId="62CCE9A0" w14:textId="77777777" w:rsidTr="00A945BD">
        <w:tc>
          <w:tcPr>
            <w:tcW w:w="3178" w:type="dxa"/>
          </w:tcPr>
          <w:p w14:paraId="1CF9E922" w14:textId="72DB1C6D" w:rsidR="00980AE0" w:rsidRDefault="007B6E7F" w:rsidP="00A945BD">
            <w:proofErr w:type="spellStart"/>
            <w:r>
              <w:t>t</w:t>
            </w:r>
            <w:r w:rsidR="00980AE0">
              <w:t>ag_value</w:t>
            </w:r>
            <w:proofErr w:type="spellEnd"/>
          </w:p>
        </w:tc>
        <w:tc>
          <w:tcPr>
            <w:tcW w:w="3173" w:type="dxa"/>
          </w:tcPr>
          <w:p w14:paraId="3A7178D8" w14:textId="77777777" w:rsidR="00980AE0" w:rsidRDefault="00980AE0" w:rsidP="00A945BD">
            <w:proofErr w:type="spellStart"/>
            <w:r>
              <w:t>varchar</w:t>
            </w:r>
            <w:proofErr w:type="spellEnd"/>
          </w:p>
        </w:tc>
        <w:tc>
          <w:tcPr>
            <w:tcW w:w="3175" w:type="dxa"/>
          </w:tcPr>
          <w:p w14:paraId="2E35D8DA" w14:textId="1157C22A" w:rsidR="00980AE0" w:rsidRPr="00BB2640" w:rsidRDefault="00980AE0" w:rsidP="00A945BD">
            <w:pPr>
              <w:rPr>
                <w:lang w:val="en-US"/>
              </w:rPr>
            </w:pPr>
            <w:r w:rsidRPr="0039535F">
              <w:rPr>
                <w:lang w:val="en-US"/>
              </w:rPr>
              <w:t>This field displays the tag values which are used in your infrastructure</w:t>
            </w:r>
          </w:p>
        </w:tc>
      </w:tr>
      <w:tr w:rsidR="00980AE0" w:rsidRPr="0039535F" w14:paraId="0C639D7B" w14:textId="77777777" w:rsidTr="00A945BD">
        <w:tc>
          <w:tcPr>
            <w:tcW w:w="3178" w:type="dxa"/>
          </w:tcPr>
          <w:p w14:paraId="6A2B956F" w14:textId="77777777" w:rsidR="00980AE0" w:rsidRPr="00587BD8" w:rsidRDefault="00980AE0" w:rsidP="00A945BD">
            <w:pPr>
              <w:rPr>
                <w:b/>
              </w:rPr>
            </w:pPr>
            <w:proofErr w:type="spellStart"/>
            <w:r>
              <w:t>valid_from</w:t>
            </w:r>
            <w:proofErr w:type="spellEnd"/>
          </w:p>
        </w:tc>
        <w:tc>
          <w:tcPr>
            <w:tcW w:w="3173" w:type="dxa"/>
          </w:tcPr>
          <w:p w14:paraId="2510BC43" w14:textId="77777777" w:rsidR="00980AE0" w:rsidRPr="00587BD8" w:rsidRDefault="00980AE0" w:rsidP="00A945BD">
            <w:proofErr w:type="spellStart"/>
            <w:r>
              <w:t>timestamp</w:t>
            </w:r>
            <w:proofErr w:type="spellEnd"/>
          </w:p>
        </w:tc>
        <w:tc>
          <w:tcPr>
            <w:tcW w:w="3175" w:type="dxa"/>
          </w:tcPr>
          <w:p w14:paraId="0E131043" w14:textId="77777777" w:rsidR="00980AE0" w:rsidRPr="0039535F" w:rsidRDefault="00980AE0" w:rsidP="00A945BD">
            <w:pPr>
              <w:rPr>
                <w:lang w:val="en-US"/>
              </w:rPr>
            </w:pPr>
            <w:r>
              <w:rPr>
                <w:lang w:val="en-US"/>
              </w:rPr>
              <w:t>This field displays the date from which the data set is valid</w:t>
            </w:r>
          </w:p>
        </w:tc>
      </w:tr>
      <w:tr w:rsidR="00980AE0" w:rsidRPr="0039535F" w14:paraId="6F9A0185" w14:textId="77777777" w:rsidTr="00A945BD">
        <w:tc>
          <w:tcPr>
            <w:tcW w:w="3178" w:type="dxa"/>
          </w:tcPr>
          <w:p w14:paraId="649D2191" w14:textId="77777777" w:rsidR="00980AE0" w:rsidRPr="00587BD8" w:rsidRDefault="00980AE0" w:rsidP="00A945BD">
            <w:pPr>
              <w:rPr>
                <w:b/>
              </w:rPr>
            </w:pPr>
            <w:proofErr w:type="spellStart"/>
            <w:r>
              <w:t>valid_to</w:t>
            </w:r>
            <w:proofErr w:type="spellEnd"/>
          </w:p>
        </w:tc>
        <w:tc>
          <w:tcPr>
            <w:tcW w:w="3173" w:type="dxa"/>
          </w:tcPr>
          <w:p w14:paraId="7B1DA61E" w14:textId="77777777" w:rsidR="00980AE0" w:rsidRPr="00587BD8" w:rsidRDefault="00980AE0" w:rsidP="00A945BD">
            <w:proofErr w:type="spellStart"/>
            <w:r>
              <w:t>timestamp</w:t>
            </w:r>
            <w:proofErr w:type="spellEnd"/>
          </w:p>
        </w:tc>
        <w:tc>
          <w:tcPr>
            <w:tcW w:w="3175" w:type="dxa"/>
          </w:tcPr>
          <w:p w14:paraId="3B7AC310" w14:textId="77777777" w:rsidR="00980AE0" w:rsidRPr="0039535F" w:rsidRDefault="00980AE0" w:rsidP="00A945BD">
            <w:pPr>
              <w:rPr>
                <w:lang w:val="en-US"/>
              </w:rPr>
            </w:pPr>
            <w:r>
              <w:rPr>
                <w:lang w:val="en-US"/>
              </w:rPr>
              <w:t>This field displays the date to which the data set is valid</w:t>
            </w:r>
          </w:p>
        </w:tc>
      </w:tr>
    </w:tbl>
    <w:p w14:paraId="7B01A242" w14:textId="71B04C81" w:rsidR="00435C35" w:rsidRDefault="00435C35" w:rsidP="00435C35">
      <w:pPr>
        <w:pStyle w:val="Heading3"/>
      </w:pPr>
      <w:bookmarkStart w:id="444" w:name="_Toc31964924"/>
      <w:bookmarkStart w:id="445" w:name="_Toc124349979"/>
      <w:proofErr w:type="spellStart"/>
      <w:r>
        <w:t>Business</w:t>
      </w:r>
      <w:r w:rsidRPr="009371EB">
        <w:t>.</w:t>
      </w:r>
      <w:bookmarkEnd w:id="444"/>
      <w:r w:rsidR="007B6E7F">
        <w:t>contract</w:t>
      </w:r>
      <w:bookmarkEnd w:id="445"/>
      <w:proofErr w:type="spellEnd"/>
    </w:p>
    <w:p w14:paraId="19BBD626" w14:textId="6EC08F0F" w:rsidR="00435C35" w:rsidRDefault="00435C35" w:rsidP="00435C35">
      <w:bookmarkStart w:id="446" w:name="_Hlk79647226"/>
      <w:r>
        <w:t>This table gives you a list of tenants</w:t>
      </w:r>
      <w:r w:rsidR="00204D68">
        <w:t>'</w:t>
      </w:r>
      <w:r>
        <w:t xml:space="preserve"> ids</w:t>
      </w:r>
      <w:r w:rsidR="00003BE4">
        <w:t xml:space="preserve"> (contracts)</w:t>
      </w:r>
      <w:r>
        <w:t xml:space="preserve"> for your payer/reseller account </w:t>
      </w:r>
      <w:r w:rsidR="006429E8">
        <w:t>ID</w:t>
      </w:r>
      <w:r>
        <w:t>.</w:t>
      </w:r>
      <w:r w:rsidR="00582F5A">
        <w:t xml:space="preserve"> This table is used in Payer/Reseller dashboards to access dashboards fast. The initial load is slow depending on the amount of data it needs to query to fill this variable. Searching for all distinct tenant </w:t>
      </w:r>
      <w:r w:rsidR="006429E8">
        <w:t>ID</w:t>
      </w:r>
      <w:r w:rsidR="00582F5A">
        <w:t xml:space="preserve">s in </w:t>
      </w:r>
      <w:proofErr w:type="spellStart"/>
      <w:proofErr w:type="gramStart"/>
      <w:r w:rsidR="00582F5A">
        <w:t>business.</w:t>
      </w:r>
      <w:r w:rsidR="00003BE4">
        <w:t>consumption</w:t>
      </w:r>
      <w:proofErr w:type="spellEnd"/>
      <w:proofErr w:type="gramEnd"/>
      <w:r w:rsidR="00582F5A">
        <w:t xml:space="preserve"> has the same result as </w:t>
      </w:r>
      <w:proofErr w:type="spellStart"/>
      <w:r w:rsidR="00582F5A" w:rsidRPr="00582F5A">
        <w:t>Business.</w:t>
      </w:r>
      <w:r w:rsidR="00003BE4">
        <w:t>contract</w:t>
      </w:r>
      <w:proofErr w:type="spellEnd"/>
      <w:r w:rsidR="00582F5A">
        <w:t>, but the query itself will be resolved much quicker due to smaller datasets.</w:t>
      </w:r>
    </w:p>
    <w:bookmarkEnd w:id="446"/>
    <w:p w14:paraId="378DCF35" w14:textId="77777777" w:rsidR="00435C35" w:rsidRPr="00435C35" w:rsidRDefault="00435C35" w:rsidP="00435C35"/>
    <w:tbl>
      <w:tblPr>
        <w:tblStyle w:val="Tabellengitternetz2"/>
        <w:tblW w:w="0" w:type="auto"/>
        <w:tblLook w:val="04A0" w:firstRow="1" w:lastRow="0" w:firstColumn="1" w:lastColumn="0" w:noHBand="0" w:noVBand="1"/>
      </w:tblPr>
      <w:tblGrid>
        <w:gridCol w:w="3225"/>
        <w:gridCol w:w="3146"/>
        <w:gridCol w:w="3149"/>
      </w:tblGrid>
      <w:tr w:rsidR="00435C35" w14:paraId="59F455F1" w14:textId="77777777" w:rsidTr="007B6E7F">
        <w:trPr>
          <w:cnfStyle w:val="100000000000" w:firstRow="1" w:lastRow="0" w:firstColumn="0" w:lastColumn="0" w:oddVBand="0" w:evenVBand="0" w:oddHBand="0" w:evenHBand="0" w:firstRowFirstColumn="0" w:firstRowLastColumn="0" w:lastRowFirstColumn="0" w:lastRowLastColumn="0"/>
        </w:trPr>
        <w:tc>
          <w:tcPr>
            <w:tcW w:w="3225" w:type="dxa"/>
          </w:tcPr>
          <w:p w14:paraId="0D39724D" w14:textId="77777777" w:rsidR="00435C35" w:rsidRDefault="00435C35" w:rsidP="00435C35">
            <w:bookmarkStart w:id="447" w:name="_Hlk79647247"/>
            <w:r>
              <w:t xml:space="preserve">Field </w:t>
            </w:r>
            <w:proofErr w:type="spellStart"/>
            <w:r>
              <w:t>name</w:t>
            </w:r>
            <w:proofErr w:type="spellEnd"/>
          </w:p>
        </w:tc>
        <w:tc>
          <w:tcPr>
            <w:tcW w:w="3146" w:type="dxa"/>
          </w:tcPr>
          <w:p w14:paraId="6FE29936" w14:textId="77777777" w:rsidR="00435C35" w:rsidRDefault="00435C35" w:rsidP="00435C35">
            <w:r>
              <w:t>Data type</w:t>
            </w:r>
          </w:p>
        </w:tc>
        <w:tc>
          <w:tcPr>
            <w:tcW w:w="3149" w:type="dxa"/>
          </w:tcPr>
          <w:p w14:paraId="631C9105" w14:textId="77777777" w:rsidR="00435C35" w:rsidRDefault="00435C35" w:rsidP="00435C35">
            <w:r>
              <w:t xml:space="preserve">Description </w:t>
            </w:r>
          </w:p>
        </w:tc>
      </w:tr>
      <w:tr w:rsidR="007B6E7F" w14:paraId="53899EDF" w14:textId="77777777" w:rsidTr="007B6E7F">
        <w:tc>
          <w:tcPr>
            <w:tcW w:w="3225" w:type="dxa"/>
          </w:tcPr>
          <w:p w14:paraId="7C035826" w14:textId="113B9298" w:rsidR="007B6E7F" w:rsidRDefault="007B6E7F" w:rsidP="00435C35">
            <w:proofErr w:type="spellStart"/>
            <w:r>
              <w:t>regulator</w:t>
            </w:r>
            <w:proofErr w:type="spellEnd"/>
          </w:p>
        </w:tc>
        <w:tc>
          <w:tcPr>
            <w:tcW w:w="3146" w:type="dxa"/>
          </w:tcPr>
          <w:p w14:paraId="27599BEC" w14:textId="53C01FAD" w:rsidR="007B6E7F" w:rsidRPr="00587BD8" w:rsidRDefault="007B6E7F" w:rsidP="00435C35">
            <w:r>
              <w:t>Int8</w:t>
            </w:r>
          </w:p>
        </w:tc>
        <w:tc>
          <w:tcPr>
            <w:tcW w:w="3149" w:type="dxa"/>
          </w:tcPr>
          <w:p w14:paraId="33BF78CA" w14:textId="2420D2EA" w:rsidR="007B6E7F" w:rsidRPr="007B6E7F" w:rsidRDefault="007B6E7F" w:rsidP="00435C35">
            <w:pPr>
              <w:rPr>
                <w:lang w:val="en-US"/>
              </w:rPr>
            </w:pPr>
            <w:r w:rsidRPr="0039535F">
              <w:rPr>
                <w:lang w:val="en-US"/>
              </w:rPr>
              <w:t>This field displays the payer id</w:t>
            </w:r>
          </w:p>
        </w:tc>
      </w:tr>
      <w:tr w:rsidR="007B6E7F" w14:paraId="0A5B3522" w14:textId="77777777" w:rsidTr="007B6E7F">
        <w:tc>
          <w:tcPr>
            <w:tcW w:w="3225" w:type="dxa"/>
          </w:tcPr>
          <w:p w14:paraId="0D91D253" w14:textId="2980492E" w:rsidR="007B6E7F" w:rsidRPr="00587BD8" w:rsidRDefault="007B6E7F" w:rsidP="007B6E7F">
            <w:pPr>
              <w:rPr>
                <w:b/>
              </w:rPr>
            </w:pPr>
            <w:proofErr w:type="spellStart"/>
            <w:r>
              <w:t>r</w:t>
            </w:r>
            <w:r w:rsidRPr="00587BD8">
              <w:t>eseller_id</w:t>
            </w:r>
            <w:proofErr w:type="spellEnd"/>
          </w:p>
        </w:tc>
        <w:tc>
          <w:tcPr>
            <w:tcW w:w="3146" w:type="dxa"/>
          </w:tcPr>
          <w:p w14:paraId="2E3E707A" w14:textId="6E4627B2" w:rsidR="007B6E7F" w:rsidRPr="00587BD8" w:rsidRDefault="007B6E7F" w:rsidP="007B6E7F">
            <w:r w:rsidRPr="00587BD8">
              <w:t>Int</w:t>
            </w:r>
            <w:r>
              <w:t>8</w:t>
            </w:r>
          </w:p>
        </w:tc>
        <w:tc>
          <w:tcPr>
            <w:tcW w:w="3149" w:type="dxa"/>
          </w:tcPr>
          <w:p w14:paraId="2C6DC63F" w14:textId="2114F5ED" w:rsidR="007B6E7F" w:rsidRPr="0039535F" w:rsidRDefault="007B6E7F" w:rsidP="007B6E7F">
            <w:pPr>
              <w:rPr>
                <w:lang w:val="en-US"/>
              </w:rPr>
            </w:pPr>
            <w:r w:rsidRPr="0039535F">
              <w:rPr>
                <w:lang w:val="en-US"/>
              </w:rPr>
              <w:t>This field displays your reseller id. The reseller id is in most cases the same as your payer id, presented by the field “</w:t>
            </w:r>
            <w:proofErr w:type="spellStart"/>
            <w:r w:rsidRPr="0039535F">
              <w:rPr>
                <w:lang w:val="en-US"/>
              </w:rPr>
              <w:t>regulierer_id</w:t>
            </w:r>
            <w:proofErr w:type="spellEnd"/>
            <w:r w:rsidRPr="0039535F">
              <w:rPr>
                <w:lang w:val="en-US"/>
              </w:rPr>
              <w:t xml:space="preserve">” in </w:t>
            </w:r>
            <w:proofErr w:type="spellStart"/>
            <w:r w:rsidRPr="0039535F">
              <w:rPr>
                <w:lang w:val="en-US"/>
              </w:rPr>
              <w:t>business.sap</w:t>
            </w:r>
            <w:proofErr w:type="spellEnd"/>
            <w:r w:rsidRPr="0039535F">
              <w:rPr>
                <w:lang w:val="en-US"/>
              </w:rPr>
              <w:t xml:space="preserve"> tables</w:t>
            </w:r>
          </w:p>
        </w:tc>
      </w:tr>
      <w:tr w:rsidR="007B6E7F" w14:paraId="147FEF16" w14:textId="77777777" w:rsidTr="007B6E7F">
        <w:tc>
          <w:tcPr>
            <w:tcW w:w="3225" w:type="dxa"/>
          </w:tcPr>
          <w:p w14:paraId="68120F73" w14:textId="539A130C" w:rsidR="007B6E7F" w:rsidRPr="00587BD8" w:rsidRDefault="007B6E7F" w:rsidP="007B6E7F">
            <w:pPr>
              <w:rPr>
                <w:b/>
                <w:bCs/>
              </w:rPr>
            </w:pPr>
            <w:proofErr w:type="spellStart"/>
            <w:r>
              <w:t>contract</w:t>
            </w:r>
            <w:proofErr w:type="spellEnd"/>
          </w:p>
        </w:tc>
        <w:tc>
          <w:tcPr>
            <w:tcW w:w="3146" w:type="dxa"/>
          </w:tcPr>
          <w:p w14:paraId="17E78E2A" w14:textId="37F7020D" w:rsidR="007B6E7F" w:rsidRPr="00587BD8" w:rsidRDefault="007B6E7F" w:rsidP="007B6E7F">
            <w:r w:rsidRPr="00587BD8">
              <w:t>Int</w:t>
            </w:r>
            <w:r>
              <w:t>8</w:t>
            </w:r>
          </w:p>
        </w:tc>
        <w:tc>
          <w:tcPr>
            <w:tcW w:w="3149" w:type="dxa"/>
          </w:tcPr>
          <w:p w14:paraId="3DAC4280" w14:textId="3F4E2E0E" w:rsidR="007B6E7F" w:rsidRPr="0039535F" w:rsidRDefault="007B6E7F" w:rsidP="007B6E7F">
            <w:pPr>
              <w:rPr>
                <w:lang w:val="en-US"/>
              </w:rPr>
            </w:pPr>
            <w:r w:rsidRPr="0039535F">
              <w:rPr>
                <w:lang w:val="en-US"/>
              </w:rPr>
              <w:t>This field displays your tenan</w:t>
            </w:r>
            <w:r w:rsidR="00204D68">
              <w:rPr>
                <w:lang w:val="en-US"/>
              </w:rPr>
              <w:t>t</w:t>
            </w:r>
            <w:r w:rsidRPr="0039535F">
              <w:rPr>
                <w:lang w:val="en-US"/>
              </w:rPr>
              <w:t xml:space="preserve"> id, which is the same as your contract id</w:t>
            </w:r>
          </w:p>
        </w:tc>
      </w:tr>
      <w:tr w:rsidR="007B6E7F" w14:paraId="36CE61E3" w14:textId="77777777" w:rsidTr="007B6E7F">
        <w:tc>
          <w:tcPr>
            <w:tcW w:w="3225" w:type="dxa"/>
          </w:tcPr>
          <w:p w14:paraId="0F90FD43" w14:textId="23DE441A" w:rsidR="007B6E7F" w:rsidRDefault="007B6E7F" w:rsidP="007B6E7F">
            <w:proofErr w:type="spellStart"/>
            <w:r>
              <w:t>contract_name</w:t>
            </w:r>
            <w:proofErr w:type="spellEnd"/>
          </w:p>
        </w:tc>
        <w:tc>
          <w:tcPr>
            <w:tcW w:w="3146" w:type="dxa"/>
          </w:tcPr>
          <w:p w14:paraId="4850B5F3" w14:textId="25179002" w:rsidR="007B6E7F" w:rsidRPr="00587BD8" w:rsidRDefault="007B6E7F" w:rsidP="007B6E7F">
            <w:proofErr w:type="spellStart"/>
            <w:r>
              <w:t>Varchar</w:t>
            </w:r>
            <w:proofErr w:type="spellEnd"/>
          </w:p>
        </w:tc>
        <w:tc>
          <w:tcPr>
            <w:tcW w:w="3149" w:type="dxa"/>
          </w:tcPr>
          <w:p w14:paraId="5B611779" w14:textId="3549AD1F" w:rsidR="007B6E7F" w:rsidRPr="007B6E7F" w:rsidRDefault="007B6E7F" w:rsidP="007B6E7F">
            <w:pPr>
              <w:rPr>
                <w:lang w:val="en-US"/>
              </w:rPr>
            </w:pPr>
            <w:r w:rsidRPr="0039535F">
              <w:rPr>
                <w:lang w:val="en-US"/>
              </w:rPr>
              <w:t>This field displays the name of your tenant/company</w:t>
            </w:r>
            <w:r>
              <w:rPr>
                <w:lang w:val="en-US"/>
              </w:rPr>
              <w:t xml:space="preserve">. This name can be additionally configured within FTE. Please get in contact with </w:t>
            </w:r>
            <w:r w:rsidR="00204D68">
              <w:rPr>
                <w:lang w:val="en-US"/>
              </w:rPr>
              <w:t xml:space="preserve">the </w:t>
            </w:r>
            <w:r>
              <w:rPr>
                <w:lang w:val="en-US"/>
              </w:rPr>
              <w:t>dashboard squad for this.</w:t>
            </w:r>
          </w:p>
        </w:tc>
      </w:tr>
      <w:tr w:rsidR="007B6E7F" w14:paraId="67F2A2C7" w14:textId="77777777" w:rsidTr="007B6E7F">
        <w:tc>
          <w:tcPr>
            <w:tcW w:w="3225" w:type="dxa"/>
          </w:tcPr>
          <w:p w14:paraId="07C42DA4" w14:textId="591903BC" w:rsidR="007B6E7F" w:rsidRDefault="007B6E7F" w:rsidP="007B6E7F">
            <w:proofErr w:type="spellStart"/>
            <w:r>
              <w:t>charging_type</w:t>
            </w:r>
            <w:proofErr w:type="spellEnd"/>
          </w:p>
        </w:tc>
        <w:tc>
          <w:tcPr>
            <w:tcW w:w="3146" w:type="dxa"/>
          </w:tcPr>
          <w:p w14:paraId="0C17AA66" w14:textId="5D5F1F0E" w:rsidR="007B6E7F" w:rsidRPr="00587BD8" w:rsidRDefault="007B6E7F" w:rsidP="007B6E7F">
            <w:r>
              <w:t>Int8</w:t>
            </w:r>
          </w:p>
        </w:tc>
        <w:tc>
          <w:tcPr>
            <w:tcW w:w="3149" w:type="dxa"/>
          </w:tcPr>
          <w:p w14:paraId="02F0B8EA" w14:textId="77777777" w:rsidR="007B6E7F" w:rsidRPr="007B6E7F" w:rsidRDefault="007B6E7F" w:rsidP="007B6E7F"/>
        </w:tc>
      </w:tr>
      <w:tr w:rsidR="007B6E7F" w14:paraId="54AF02E4" w14:textId="77777777" w:rsidTr="007B6E7F">
        <w:tc>
          <w:tcPr>
            <w:tcW w:w="3225" w:type="dxa"/>
          </w:tcPr>
          <w:p w14:paraId="0B03D685" w14:textId="232CBBB4" w:rsidR="007B6E7F" w:rsidRPr="00587BD8" w:rsidRDefault="007B6E7F" w:rsidP="007B6E7F">
            <w:pPr>
              <w:rPr>
                <w:b/>
              </w:rPr>
            </w:pPr>
            <w:proofErr w:type="spellStart"/>
            <w:r w:rsidRPr="00587BD8">
              <w:t>provisioning_status</w:t>
            </w:r>
            <w:proofErr w:type="spellEnd"/>
          </w:p>
        </w:tc>
        <w:tc>
          <w:tcPr>
            <w:tcW w:w="3146" w:type="dxa"/>
          </w:tcPr>
          <w:p w14:paraId="2D495049" w14:textId="53095D22" w:rsidR="007B6E7F" w:rsidRPr="00587BD8" w:rsidRDefault="007B6E7F" w:rsidP="007B6E7F">
            <w:r w:rsidRPr="00587BD8">
              <w:t>Boolean</w:t>
            </w:r>
          </w:p>
        </w:tc>
        <w:tc>
          <w:tcPr>
            <w:tcW w:w="3149" w:type="dxa"/>
          </w:tcPr>
          <w:p w14:paraId="7099BB30" w14:textId="73DCEA48" w:rsidR="007B6E7F" w:rsidRPr="00587BD8" w:rsidRDefault="007B6E7F" w:rsidP="007B6E7F">
            <w:r w:rsidRPr="0039535F">
              <w:rPr>
                <w:lang w:val="en-US"/>
              </w:rPr>
              <w:t xml:space="preserve">This field displays the provisioning status of your tenant in Enterprise Dashboard. </w:t>
            </w:r>
            <w:proofErr w:type="spellStart"/>
            <w:r w:rsidRPr="00587BD8">
              <w:t>Should</w:t>
            </w:r>
            <w:proofErr w:type="spellEnd"/>
            <w:r w:rsidRPr="00587BD8">
              <w:t xml:space="preserve"> </w:t>
            </w:r>
            <w:proofErr w:type="spellStart"/>
            <w:r w:rsidRPr="00587BD8">
              <w:t>be</w:t>
            </w:r>
            <w:proofErr w:type="spellEnd"/>
            <w:r w:rsidRPr="00587BD8">
              <w:t xml:space="preserve"> </w:t>
            </w:r>
            <w:proofErr w:type="spellStart"/>
            <w:r w:rsidRPr="00587BD8">
              <w:t>always</w:t>
            </w:r>
            <w:proofErr w:type="spellEnd"/>
            <w:r w:rsidRPr="00587BD8">
              <w:t xml:space="preserve"> </w:t>
            </w:r>
            <w:proofErr w:type="spellStart"/>
            <w:r w:rsidRPr="00587BD8">
              <w:t>true</w:t>
            </w:r>
            <w:proofErr w:type="spellEnd"/>
          </w:p>
        </w:tc>
      </w:tr>
    </w:tbl>
    <w:p w14:paraId="714F037F" w14:textId="5DA3DDE1" w:rsidR="000A268E" w:rsidRDefault="000A268E" w:rsidP="000A268E">
      <w:pPr>
        <w:pStyle w:val="Heading3"/>
      </w:pPr>
      <w:bookmarkStart w:id="448" w:name="_Toc31964926"/>
      <w:bookmarkStart w:id="449" w:name="_Toc124349980"/>
      <w:bookmarkEnd w:id="447"/>
      <w:r>
        <w:t>Business.</w:t>
      </w:r>
      <w:r w:rsidRPr="00674275">
        <w:t xml:space="preserve"> </w:t>
      </w:r>
      <w:proofErr w:type="spellStart"/>
      <w:r w:rsidRPr="00674275">
        <w:t>dim_ol_</w:t>
      </w:r>
      <w:r>
        <w:t>project_names</w:t>
      </w:r>
      <w:bookmarkEnd w:id="448"/>
      <w:bookmarkEnd w:id="449"/>
      <w:proofErr w:type="spellEnd"/>
    </w:p>
    <w:p w14:paraId="7F460137" w14:textId="7C9F3B95" w:rsidR="000A268E" w:rsidRDefault="000A268E" w:rsidP="000A268E">
      <w:r>
        <w:t xml:space="preserve">This table gives you a list of all </w:t>
      </w:r>
      <w:proofErr w:type="spellStart"/>
      <w:r>
        <w:t>project</w:t>
      </w:r>
      <w:r w:rsidR="00204D68">
        <w:t>_</w:t>
      </w:r>
      <w:r>
        <w:t>ids</w:t>
      </w:r>
      <w:proofErr w:type="spellEnd"/>
      <w:r>
        <w:t xml:space="preserve"> and </w:t>
      </w:r>
      <w:proofErr w:type="spellStart"/>
      <w:r>
        <w:t>project_names</w:t>
      </w:r>
      <w:proofErr w:type="spellEnd"/>
      <w:r>
        <w:t xml:space="preserve"> of your organization.</w:t>
      </w:r>
    </w:p>
    <w:p w14:paraId="3BA99258" w14:textId="77777777" w:rsidR="000A268E" w:rsidRDefault="000A268E" w:rsidP="000A268E"/>
    <w:tbl>
      <w:tblPr>
        <w:tblStyle w:val="Tabellengitternetz2"/>
        <w:tblW w:w="0" w:type="auto"/>
        <w:tblLook w:val="04A0" w:firstRow="1" w:lastRow="0" w:firstColumn="1" w:lastColumn="0" w:noHBand="0" w:noVBand="1"/>
      </w:tblPr>
      <w:tblGrid>
        <w:gridCol w:w="3175"/>
        <w:gridCol w:w="3175"/>
        <w:gridCol w:w="3176"/>
      </w:tblGrid>
      <w:tr w:rsidR="000A268E" w14:paraId="6DC4F3BA" w14:textId="77777777" w:rsidTr="004E48A9">
        <w:trPr>
          <w:cnfStyle w:val="100000000000" w:firstRow="1" w:lastRow="0" w:firstColumn="0" w:lastColumn="0" w:oddVBand="0" w:evenVBand="0" w:oddHBand="0" w:evenHBand="0" w:firstRowFirstColumn="0" w:firstRowLastColumn="0" w:lastRowFirstColumn="0" w:lastRowLastColumn="0"/>
        </w:trPr>
        <w:tc>
          <w:tcPr>
            <w:tcW w:w="3175" w:type="dxa"/>
          </w:tcPr>
          <w:p w14:paraId="735FFB14" w14:textId="77777777" w:rsidR="000A268E" w:rsidRDefault="000A268E" w:rsidP="00971E40">
            <w:r>
              <w:t xml:space="preserve">Field </w:t>
            </w:r>
            <w:proofErr w:type="spellStart"/>
            <w:r>
              <w:t>name</w:t>
            </w:r>
            <w:proofErr w:type="spellEnd"/>
          </w:p>
        </w:tc>
        <w:tc>
          <w:tcPr>
            <w:tcW w:w="3175" w:type="dxa"/>
          </w:tcPr>
          <w:p w14:paraId="4430288C" w14:textId="77777777" w:rsidR="000A268E" w:rsidRDefault="000A268E" w:rsidP="00971E40">
            <w:r>
              <w:t>Data type</w:t>
            </w:r>
          </w:p>
        </w:tc>
        <w:tc>
          <w:tcPr>
            <w:tcW w:w="3176" w:type="dxa"/>
          </w:tcPr>
          <w:p w14:paraId="06906D7C" w14:textId="77777777" w:rsidR="000A268E" w:rsidRDefault="000A268E" w:rsidP="00971E40">
            <w:r>
              <w:t>Description</w:t>
            </w:r>
          </w:p>
        </w:tc>
      </w:tr>
      <w:tr w:rsidR="000A268E" w14:paraId="31802FA7" w14:textId="77777777" w:rsidTr="004E48A9">
        <w:tc>
          <w:tcPr>
            <w:tcW w:w="3175" w:type="dxa"/>
          </w:tcPr>
          <w:p w14:paraId="37C723ED" w14:textId="06D0D018" w:rsidR="000A268E" w:rsidRPr="00587BD8" w:rsidRDefault="000A268E" w:rsidP="00971E40">
            <w:pPr>
              <w:rPr>
                <w:b/>
              </w:rPr>
            </w:pPr>
            <w:proofErr w:type="spellStart"/>
            <w:r w:rsidRPr="00587BD8">
              <w:t>name</w:t>
            </w:r>
            <w:proofErr w:type="spellEnd"/>
          </w:p>
        </w:tc>
        <w:tc>
          <w:tcPr>
            <w:tcW w:w="3175" w:type="dxa"/>
          </w:tcPr>
          <w:p w14:paraId="6DBA1097" w14:textId="4817C4DE" w:rsidR="000A268E" w:rsidRPr="00587BD8" w:rsidRDefault="000A268E" w:rsidP="00971E40">
            <w:proofErr w:type="spellStart"/>
            <w:r w:rsidRPr="00587BD8">
              <w:t>varchar</w:t>
            </w:r>
            <w:proofErr w:type="spellEnd"/>
          </w:p>
        </w:tc>
        <w:tc>
          <w:tcPr>
            <w:tcW w:w="3176" w:type="dxa"/>
          </w:tcPr>
          <w:p w14:paraId="161B545D" w14:textId="03BDAFDB" w:rsidR="000A268E" w:rsidRPr="0039535F" w:rsidRDefault="000A268E" w:rsidP="00971E40">
            <w:pPr>
              <w:rPr>
                <w:lang w:val="en-US"/>
              </w:rPr>
            </w:pPr>
            <w:r w:rsidRPr="0039535F">
              <w:rPr>
                <w:lang w:val="en-US"/>
              </w:rPr>
              <w:t>This field displays the name of your project. It’s possible to add or edit project</w:t>
            </w:r>
            <w:r w:rsidR="00204D68">
              <w:rPr>
                <w:lang w:val="en-US"/>
              </w:rPr>
              <w:t>s</w:t>
            </w:r>
            <w:r w:rsidRPr="0039535F">
              <w:rPr>
                <w:lang w:val="en-US"/>
              </w:rPr>
              <w:t xml:space="preserve"> within IAM.</w:t>
            </w:r>
          </w:p>
        </w:tc>
      </w:tr>
      <w:tr w:rsidR="000A268E" w14:paraId="51FE8AB9" w14:textId="77777777" w:rsidTr="004E48A9">
        <w:tc>
          <w:tcPr>
            <w:tcW w:w="3175" w:type="dxa"/>
          </w:tcPr>
          <w:p w14:paraId="1DB0F888" w14:textId="3332B3B0" w:rsidR="000A268E" w:rsidRPr="00587BD8" w:rsidRDefault="000A268E" w:rsidP="00971E40">
            <w:pPr>
              <w:rPr>
                <w:b/>
              </w:rPr>
            </w:pPr>
            <w:proofErr w:type="spellStart"/>
            <w:r w:rsidRPr="00587BD8">
              <w:t>id</w:t>
            </w:r>
            <w:proofErr w:type="spellEnd"/>
          </w:p>
        </w:tc>
        <w:tc>
          <w:tcPr>
            <w:tcW w:w="3175" w:type="dxa"/>
          </w:tcPr>
          <w:p w14:paraId="293B2B3C" w14:textId="22E7E6BD" w:rsidR="000A268E" w:rsidRPr="00587BD8" w:rsidRDefault="000A268E" w:rsidP="00971E40">
            <w:proofErr w:type="spellStart"/>
            <w:r w:rsidRPr="00587BD8">
              <w:t>varchar</w:t>
            </w:r>
            <w:proofErr w:type="spellEnd"/>
          </w:p>
        </w:tc>
        <w:tc>
          <w:tcPr>
            <w:tcW w:w="3176" w:type="dxa"/>
          </w:tcPr>
          <w:p w14:paraId="5DF66E9E" w14:textId="1F100741" w:rsidR="000A268E" w:rsidRPr="0039535F" w:rsidRDefault="000A268E" w:rsidP="00971E40">
            <w:pPr>
              <w:rPr>
                <w:lang w:val="en-US"/>
              </w:rPr>
            </w:pPr>
            <w:r w:rsidRPr="0039535F">
              <w:rPr>
                <w:lang w:val="en-US"/>
              </w:rPr>
              <w:t xml:space="preserve">This field displays the </w:t>
            </w:r>
            <w:proofErr w:type="spellStart"/>
            <w:r w:rsidRPr="0039535F">
              <w:rPr>
                <w:lang w:val="en-US"/>
              </w:rPr>
              <w:t>project_id</w:t>
            </w:r>
            <w:proofErr w:type="spellEnd"/>
            <w:r w:rsidRPr="0039535F">
              <w:rPr>
                <w:lang w:val="en-US"/>
              </w:rPr>
              <w:t xml:space="preserve"> and can be used as </w:t>
            </w:r>
            <w:r w:rsidR="00204D68">
              <w:rPr>
                <w:lang w:val="en-US"/>
              </w:rPr>
              <w:t xml:space="preserve">a </w:t>
            </w:r>
            <w:r w:rsidRPr="0039535F">
              <w:rPr>
                <w:lang w:val="en-US"/>
              </w:rPr>
              <w:t xml:space="preserve">link between this table and </w:t>
            </w:r>
            <w:proofErr w:type="spellStart"/>
            <w:r w:rsidRPr="0039535F">
              <w:rPr>
                <w:lang w:val="en-US"/>
              </w:rPr>
              <w:t>business.sap</w:t>
            </w:r>
            <w:proofErr w:type="spellEnd"/>
          </w:p>
        </w:tc>
      </w:tr>
      <w:tr w:rsidR="000A268E" w14:paraId="12DFC113" w14:textId="77777777" w:rsidTr="004E48A9">
        <w:tc>
          <w:tcPr>
            <w:tcW w:w="3175" w:type="dxa"/>
          </w:tcPr>
          <w:p w14:paraId="3A159128" w14:textId="5AF897CD" w:rsidR="000A268E" w:rsidRPr="00587BD8" w:rsidRDefault="000A268E" w:rsidP="00971E40">
            <w:pPr>
              <w:rPr>
                <w:b/>
              </w:rPr>
            </w:pPr>
            <w:proofErr w:type="spellStart"/>
            <w:r w:rsidRPr="00587BD8">
              <w:t>description</w:t>
            </w:r>
            <w:proofErr w:type="spellEnd"/>
          </w:p>
        </w:tc>
        <w:tc>
          <w:tcPr>
            <w:tcW w:w="3175" w:type="dxa"/>
          </w:tcPr>
          <w:p w14:paraId="686E82E5" w14:textId="134E8D53" w:rsidR="000A268E" w:rsidRPr="00587BD8" w:rsidRDefault="000A268E" w:rsidP="00971E40">
            <w:proofErr w:type="spellStart"/>
            <w:r w:rsidRPr="00587BD8">
              <w:t>varchar</w:t>
            </w:r>
            <w:proofErr w:type="spellEnd"/>
          </w:p>
        </w:tc>
        <w:tc>
          <w:tcPr>
            <w:tcW w:w="3176" w:type="dxa"/>
          </w:tcPr>
          <w:p w14:paraId="72A08373" w14:textId="357DAE37" w:rsidR="000A268E" w:rsidRPr="0039535F" w:rsidRDefault="000A268E" w:rsidP="00971E40">
            <w:pPr>
              <w:rPr>
                <w:lang w:val="en-US"/>
              </w:rPr>
            </w:pPr>
            <w:r w:rsidRPr="0039535F">
              <w:rPr>
                <w:lang w:val="en-US"/>
              </w:rPr>
              <w:t>This field displays the description of each project. It’s possible to add a description to a project within IAM.</w:t>
            </w:r>
          </w:p>
        </w:tc>
      </w:tr>
    </w:tbl>
    <w:p w14:paraId="54D10238" w14:textId="126D98AD" w:rsidR="000A268E" w:rsidRDefault="000A268E" w:rsidP="00674275"/>
    <w:p w14:paraId="11873DAC" w14:textId="44F2FFE9" w:rsidR="00F91292" w:rsidRDefault="002D4AB0" w:rsidP="00F91292">
      <w:r>
        <w:lastRenderedPageBreak/>
        <w:t xml:space="preserve">Object Storage is displayed as “MOS”. Object Storage is a global service and has a unique ID, which </w:t>
      </w:r>
      <w:proofErr w:type="spellStart"/>
      <w:r>
        <w:t>can not</w:t>
      </w:r>
      <w:proofErr w:type="spellEnd"/>
      <w:r>
        <w:t xml:space="preserve"> be found within IAM. This </w:t>
      </w:r>
      <w:proofErr w:type="spellStart"/>
      <w:r>
        <w:t>project</w:t>
      </w:r>
      <w:r w:rsidR="00204D68">
        <w:t>_</w:t>
      </w:r>
      <w:r>
        <w:t>id</w:t>
      </w:r>
      <w:proofErr w:type="spellEnd"/>
      <w:r>
        <w:t xml:space="preserve"> has the </w:t>
      </w:r>
      <w:proofErr w:type="spellStart"/>
      <w:r>
        <w:t>project_name</w:t>
      </w:r>
      <w:proofErr w:type="spellEnd"/>
      <w:r>
        <w:t xml:space="preserve"> “MOS”.</w:t>
      </w:r>
    </w:p>
    <w:p w14:paraId="54B80CB7" w14:textId="77777777" w:rsidR="00980AE0" w:rsidRDefault="00980AE0" w:rsidP="00980AE0">
      <w:pPr>
        <w:pStyle w:val="Heading3"/>
      </w:pPr>
      <w:bookmarkStart w:id="450" w:name="_Toc124349981"/>
      <w:proofErr w:type="spellStart"/>
      <w:r>
        <w:t>Business.consumption_types</w:t>
      </w:r>
      <w:bookmarkEnd w:id="450"/>
      <w:proofErr w:type="spellEnd"/>
    </w:p>
    <w:tbl>
      <w:tblPr>
        <w:tblStyle w:val="Tabellengitternetz2"/>
        <w:tblW w:w="0" w:type="auto"/>
        <w:tblInd w:w="-30" w:type="dxa"/>
        <w:tblLook w:val="04A0" w:firstRow="1" w:lastRow="0" w:firstColumn="1" w:lastColumn="0" w:noHBand="0" w:noVBand="1"/>
      </w:tblPr>
      <w:tblGrid>
        <w:gridCol w:w="3173"/>
        <w:gridCol w:w="3173"/>
        <w:gridCol w:w="3174"/>
      </w:tblGrid>
      <w:tr w:rsidR="00980AE0" w14:paraId="3E8FBDAC" w14:textId="77777777" w:rsidTr="00A945BD">
        <w:trPr>
          <w:cnfStyle w:val="100000000000" w:firstRow="1" w:lastRow="0" w:firstColumn="0" w:lastColumn="0" w:oddVBand="0" w:evenVBand="0" w:oddHBand="0" w:evenHBand="0" w:firstRowFirstColumn="0" w:firstRowLastColumn="0" w:lastRowFirstColumn="0" w:lastRowLastColumn="0"/>
        </w:trPr>
        <w:tc>
          <w:tcPr>
            <w:tcW w:w="3173" w:type="dxa"/>
          </w:tcPr>
          <w:p w14:paraId="33CC9ECD" w14:textId="77777777" w:rsidR="00980AE0" w:rsidRDefault="00980AE0" w:rsidP="00A945BD">
            <w:r>
              <w:t xml:space="preserve">Field </w:t>
            </w:r>
            <w:proofErr w:type="spellStart"/>
            <w:r>
              <w:t>name</w:t>
            </w:r>
            <w:proofErr w:type="spellEnd"/>
          </w:p>
        </w:tc>
        <w:tc>
          <w:tcPr>
            <w:tcW w:w="3173" w:type="dxa"/>
          </w:tcPr>
          <w:p w14:paraId="4BF4DB8A" w14:textId="77777777" w:rsidR="00980AE0" w:rsidRDefault="00980AE0" w:rsidP="00A945BD">
            <w:r>
              <w:t>Data type</w:t>
            </w:r>
          </w:p>
        </w:tc>
        <w:tc>
          <w:tcPr>
            <w:tcW w:w="3174" w:type="dxa"/>
          </w:tcPr>
          <w:p w14:paraId="0B971866" w14:textId="77777777" w:rsidR="00980AE0" w:rsidRDefault="00980AE0" w:rsidP="00A945BD">
            <w:r>
              <w:t>Description</w:t>
            </w:r>
          </w:p>
        </w:tc>
      </w:tr>
      <w:tr w:rsidR="00980AE0" w14:paraId="5A9BB14E" w14:textId="77777777" w:rsidTr="00A945BD">
        <w:tc>
          <w:tcPr>
            <w:tcW w:w="3173" w:type="dxa"/>
            <w:vAlign w:val="bottom"/>
          </w:tcPr>
          <w:p w14:paraId="2B6C474D" w14:textId="77777777" w:rsidR="00980AE0" w:rsidRPr="00520B61" w:rsidRDefault="00980AE0" w:rsidP="00A945BD">
            <w:proofErr w:type="spellStart"/>
            <w:r>
              <w:t>value_type</w:t>
            </w:r>
            <w:proofErr w:type="spellEnd"/>
          </w:p>
        </w:tc>
        <w:tc>
          <w:tcPr>
            <w:tcW w:w="3173" w:type="dxa"/>
            <w:vAlign w:val="bottom"/>
          </w:tcPr>
          <w:p w14:paraId="73F82A50" w14:textId="77777777" w:rsidR="00980AE0" w:rsidRPr="00587BD8" w:rsidRDefault="00980AE0" w:rsidP="00A945BD">
            <w:proofErr w:type="spellStart"/>
            <w:r w:rsidRPr="00520B61">
              <w:t>varchar</w:t>
            </w:r>
            <w:proofErr w:type="spellEnd"/>
          </w:p>
        </w:tc>
        <w:tc>
          <w:tcPr>
            <w:tcW w:w="3174" w:type="dxa"/>
          </w:tcPr>
          <w:p w14:paraId="127C3AFF" w14:textId="3950696F" w:rsidR="00980AE0" w:rsidRPr="0039535F" w:rsidRDefault="00980AE0" w:rsidP="00A945BD">
            <w:pPr>
              <w:rPr>
                <w:lang w:val="en-US"/>
              </w:rPr>
            </w:pPr>
            <w:r w:rsidRPr="0039535F">
              <w:rPr>
                <w:lang w:val="en-US"/>
              </w:rPr>
              <w:t>This field displays the type of dataset. This can be:</w:t>
            </w:r>
          </w:p>
          <w:p w14:paraId="42F00CE6" w14:textId="77777777" w:rsidR="00980AE0" w:rsidRPr="0039535F" w:rsidRDefault="00980AE0" w:rsidP="00A945BD">
            <w:pPr>
              <w:rPr>
                <w:lang w:val="en-US"/>
              </w:rPr>
            </w:pPr>
            <w:r w:rsidRPr="0039535F">
              <w:rPr>
                <w:lang w:val="en-US"/>
              </w:rPr>
              <w:t>Cost types:</w:t>
            </w:r>
          </w:p>
          <w:p w14:paraId="0E2B993E" w14:textId="77777777" w:rsidR="00980AE0" w:rsidRPr="00587BD8" w:rsidRDefault="00980AE0" w:rsidP="00A945BD">
            <w:pPr>
              <w:pStyle w:val="ListParagraph"/>
              <w:numPr>
                <w:ilvl w:val="0"/>
                <w:numId w:val="20"/>
              </w:numPr>
              <w:rPr>
                <w:sz w:val="20"/>
                <w:szCs w:val="20"/>
                <w:lang w:val="en-US"/>
              </w:rPr>
            </w:pPr>
            <w:r w:rsidRPr="00587BD8">
              <w:rPr>
                <w:sz w:val="20"/>
                <w:szCs w:val="20"/>
                <w:lang w:val="en-US"/>
              </w:rPr>
              <w:t>K017 &amp; K018 elastic prices</w:t>
            </w:r>
          </w:p>
          <w:p w14:paraId="39A29027" w14:textId="77777777" w:rsidR="00980AE0" w:rsidRPr="00587BD8" w:rsidRDefault="00980AE0" w:rsidP="00A945BD">
            <w:pPr>
              <w:pStyle w:val="ListParagraph"/>
              <w:numPr>
                <w:ilvl w:val="0"/>
                <w:numId w:val="20"/>
              </w:numPr>
              <w:rPr>
                <w:sz w:val="20"/>
                <w:szCs w:val="20"/>
                <w:lang w:val="en-US"/>
              </w:rPr>
            </w:pPr>
            <w:r w:rsidRPr="00587BD8">
              <w:rPr>
                <w:sz w:val="20"/>
                <w:szCs w:val="20"/>
                <w:lang w:val="en-US"/>
              </w:rPr>
              <w:t>D102 advance payments</w:t>
            </w:r>
          </w:p>
          <w:p w14:paraId="2C80FD96" w14:textId="77777777" w:rsidR="00980AE0" w:rsidRPr="00587BD8" w:rsidRDefault="00980AE0" w:rsidP="00A945BD">
            <w:pPr>
              <w:pStyle w:val="ListParagraph"/>
              <w:numPr>
                <w:ilvl w:val="0"/>
                <w:numId w:val="20"/>
              </w:numPr>
              <w:rPr>
                <w:sz w:val="20"/>
                <w:szCs w:val="20"/>
              </w:rPr>
            </w:pPr>
            <w:r w:rsidRPr="00587BD8">
              <w:rPr>
                <w:sz w:val="20"/>
                <w:szCs w:val="20"/>
                <w:lang w:val="en-US"/>
              </w:rPr>
              <w:t>D</w:t>
            </w:r>
            <w:r>
              <w:rPr>
                <w:sz w:val="20"/>
                <w:szCs w:val="20"/>
                <w:lang w:val="en-US"/>
              </w:rPr>
              <w:t>536</w:t>
            </w:r>
            <w:r w:rsidRPr="00587BD8">
              <w:rPr>
                <w:sz w:val="20"/>
                <w:szCs w:val="20"/>
                <w:lang w:val="en-US"/>
              </w:rPr>
              <w:t xml:space="preserve"> monthly payments</w:t>
            </w:r>
          </w:p>
          <w:p w14:paraId="6B8D4007" w14:textId="77777777" w:rsidR="00980AE0" w:rsidRPr="00587BD8" w:rsidRDefault="00980AE0" w:rsidP="00A945BD">
            <w:pPr>
              <w:pStyle w:val="ListParagraph"/>
              <w:numPr>
                <w:ilvl w:val="0"/>
                <w:numId w:val="20"/>
              </w:numPr>
              <w:rPr>
                <w:sz w:val="20"/>
                <w:szCs w:val="20"/>
                <w:lang w:val="en-US"/>
              </w:rPr>
            </w:pPr>
            <w:r w:rsidRPr="00587BD8">
              <w:rPr>
                <w:sz w:val="20"/>
                <w:szCs w:val="20"/>
                <w:lang w:val="en-US"/>
              </w:rPr>
              <w:t>D104 allowances</w:t>
            </w:r>
          </w:p>
          <w:p w14:paraId="24DE32E6" w14:textId="77777777" w:rsidR="00980AE0" w:rsidRPr="00587BD8" w:rsidRDefault="00980AE0" w:rsidP="00A945BD">
            <w:r w:rsidRPr="00587BD8">
              <w:t xml:space="preserve">Discount </w:t>
            </w:r>
            <w:proofErr w:type="spellStart"/>
            <w:r w:rsidRPr="00587BD8">
              <w:t>types</w:t>
            </w:r>
            <w:proofErr w:type="spellEnd"/>
            <w:r w:rsidRPr="00587BD8">
              <w:t>:</w:t>
            </w:r>
          </w:p>
          <w:p w14:paraId="7B5359D3" w14:textId="77777777" w:rsidR="00980AE0" w:rsidRPr="00587BD8" w:rsidRDefault="00980AE0" w:rsidP="00A945BD">
            <w:pPr>
              <w:pStyle w:val="ListParagraph"/>
              <w:numPr>
                <w:ilvl w:val="0"/>
                <w:numId w:val="21"/>
              </w:numPr>
              <w:rPr>
                <w:sz w:val="20"/>
                <w:szCs w:val="20"/>
              </w:rPr>
            </w:pPr>
            <w:r w:rsidRPr="00587BD8">
              <w:rPr>
                <w:sz w:val="20"/>
                <w:szCs w:val="20"/>
              </w:rPr>
              <w:t xml:space="preserve">R100 </w:t>
            </w:r>
            <w:proofErr w:type="spellStart"/>
            <w:r w:rsidRPr="00587BD8">
              <w:rPr>
                <w:sz w:val="20"/>
                <w:szCs w:val="20"/>
              </w:rPr>
              <w:t>applied</w:t>
            </w:r>
            <w:proofErr w:type="spellEnd"/>
            <w:r w:rsidRPr="00587BD8">
              <w:rPr>
                <w:sz w:val="20"/>
                <w:szCs w:val="20"/>
              </w:rPr>
              <w:t xml:space="preserve"> </w:t>
            </w:r>
            <w:proofErr w:type="spellStart"/>
            <w:r w:rsidRPr="00587BD8">
              <w:rPr>
                <w:sz w:val="20"/>
                <w:szCs w:val="20"/>
              </w:rPr>
              <w:t>discount</w:t>
            </w:r>
            <w:proofErr w:type="spellEnd"/>
          </w:p>
          <w:p w14:paraId="47A9DD4D" w14:textId="77777777" w:rsidR="00980AE0" w:rsidRPr="000A5F30" w:rsidRDefault="00980AE0" w:rsidP="00A945BD">
            <w:pPr>
              <w:rPr>
                <w:lang w:val="en-US"/>
              </w:rPr>
            </w:pPr>
            <w:r w:rsidRPr="00587BD8">
              <w:t xml:space="preserve">R400 </w:t>
            </w:r>
            <w:proofErr w:type="spellStart"/>
            <w:r w:rsidRPr="00587BD8">
              <w:t>enterprise</w:t>
            </w:r>
            <w:proofErr w:type="spellEnd"/>
            <w:r w:rsidRPr="00587BD8">
              <w:t xml:space="preserve"> </w:t>
            </w:r>
            <w:proofErr w:type="spellStart"/>
            <w:r w:rsidRPr="00587BD8">
              <w:t>discount</w:t>
            </w:r>
            <w:proofErr w:type="spellEnd"/>
          </w:p>
        </w:tc>
      </w:tr>
      <w:tr w:rsidR="00980AE0" w14:paraId="4FBB5FF4" w14:textId="77777777" w:rsidTr="00A945BD">
        <w:tc>
          <w:tcPr>
            <w:tcW w:w="3173" w:type="dxa"/>
            <w:vAlign w:val="bottom"/>
          </w:tcPr>
          <w:p w14:paraId="21EDF17A" w14:textId="77777777" w:rsidR="00980AE0" w:rsidRPr="00520B61" w:rsidRDefault="00980AE0" w:rsidP="00A945BD">
            <w:proofErr w:type="spellStart"/>
            <w:r>
              <w:t>consumption_types_description</w:t>
            </w:r>
            <w:proofErr w:type="spellEnd"/>
          </w:p>
        </w:tc>
        <w:tc>
          <w:tcPr>
            <w:tcW w:w="3173" w:type="dxa"/>
            <w:vAlign w:val="bottom"/>
          </w:tcPr>
          <w:p w14:paraId="40559DA0" w14:textId="77777777" w:rsidR="00980AE0" w:rsidRPr="00587BD8" w:rsidRDefault="00980AE0" w:rsidP="00A945BD">
            <w:proofErr w:type="spellStart"/>
            <w:r>
              <w:t>varchar</w:t>
            </w:r>
            <w:proofErr w:type="spellEnd"/>
          </w:p>
        </w:tc>
        <w:tc>
          <w:tcPr>
            <w:tcW w:w="3174" w:type="dxa"/>
          </w:tcPr>
          <w:p w14:paraId="2F8CE7D4" w14:textId="77777777" w:rsidR="00980AE0" w:rsidRDefault="00980AE0" w:rsidP="00A945BD">
            <w:pPr>
              <w:rPr>
                <w:lang w:val="en-US"/>
              </w:rPr>
            </w:pPr>
            <w:r>
              <w:rPr>
                <w:lang w:val="en-US"/>
              </w:rPr>
              <w:t xml:space="preserve">Description of value type. </w:t>
            </w:r>
            <w:r>
              <w:rPr>
                <w:lang w:val="en-US"/>
              </w:rPr>
              <w:br/>
              <w:t xml:space="preserve">e.g. </w:t>
            </w:r>
            <w:r>
              <w:rPr>
                <w:lang w:val="en-US"/>
              </w:rPr>
              <w:br/>
              <w:t>value type = K014</w:t>
            </w:r>
          </w:p>
          <w:p w14:paraId="4BA68EA6" w14:textId="77777777" w:rsidR="00980AE0" w:rsidRPr="000A5F30" w:rsidRDefault="00980AE0" w:rsidP="00A945BD">
            <w:pPr>
              <w:rPr>
                <w:lang w:val="en-US"/>
              </w:rPr>
            </w:pPr>
            <w:proofErr w:type="spellStart"/>
            <w:r>
              <w:rPr>
                <w:lang w:val="en-US"/>
              </w:rPr>
              <w:t>Consumption_type_description</w:t>
            </w:r>
            <w:proofErr w:type="spellEnd"/>
            <w:r>
              <w:rPr>
                <w:lang w:val="en-US"/>
              </w:rPr>
              <w:t xml:space="preserve"> = </w:t>
            </w:r>
            <w:r w:rsidRPr="00B92B15">
              <w:rPr>
                <w:lang w:val="en-US"/>
              </w:rPr>
              <w:t>Usage for PLM Cloud with price</w:t>
            </w:r>
          </w:p>
        </w:tc>
      </w:tr>
    </w:tbl>
    <w:p w14:paraId="1A07AA44" w14:textId="51006AC7" w:rsidR="0069453C" w:rsidRDefault="0069453C" w:rsidP="0069453C">
      <w:pPr>
        <w:pStyle w:val="Heading3"/>
      </w:pPr>
      <w:bookmarkStart w:id="451" w:name="_Toc50624459"/>
      <w:bookmarkStart w:id="452" w:name="_Toc124349982"/>
      <w:proofErr w:type="spellStart"/>
      <w:r>
        <w:t>Business.</w:t>
      </w:r>
      <w:r w:rsidRPr="00100A2E">
        <w:t>dim_ol_capacity_ecs_compute</w:t>
      </w:r>
      <w:bookmarkEnd w:id="451"/>
      <w:bookmarkEnd w:id="452"/>
      <w:proofErr w:type="spellEnd"/>
    </w:p>
    <w:p w14:paraId="0D4C3638" w14:textId="5CE98E5B" w:rsidR="00980AE0" w:rsidRPr="0069453C" w:rsidRDefault="00980AE0" w:rsidP="00980AE0">
      <w:r>
        <w:t>This table is only available if you use Enterprise Dashboard Extra Large. It’s possible to receive Capacity data of your Open Telekom Cloud Hybrid in Enterprise Dashboard. The actual availability of data sets depends on your Hybrid Installation. Data is exported once per day. The “timestamp” attribute shows when the data was collected.</w:t>
      </w:r>
    </w:p>
    <w:tbl>
      <w:tblPr>
        <w:tblStyle w:val="Tabellengitternetz2"/>
        <w:tblW w:w="0" w:type="auto"/>
        <w:tblInd w:w="-5" w:type="dxa"/>
        <w:tblLook w:val="04A0" w:firstRow="1" w:lastRow="0" w:firstColumn="1" w:lastColumn="0" w:noHBand="0" w:noVBand="1"/>
      </w:tblPr>
      <w:tblGrid>
        <w:gridCol w:w="3173"/>
        <w:gridCol w:w="3173"/>
        <w:gridCol w:w="3174"/>
      </w:tblGrid>
      <w:tr w:rsidR="0069453C" w14:paraId="5AB06741" w14:textId="77777777" w:rsidTr="0069453C">
        <w:trPr>
          <w:cnfStyle w:val="100000000000" w:firstRow="1" w:lastRow="0" w:firstColumn="0" w:lastColumn="0" w:oddVBand="0" w:evenVBand="0" w:oddHBand="0" w:evenHBand="0" w:firstRowFirstColumn="0" w:firstRowLastColumn="0" w:lastRowFirstColumn="0" w:lastRowLastColumn="0"/>
        </w:trPr>
        <w:tc>
          <w:tcPr>
            <w:tcW w:w="3173" w:type="dxa"/>
          </w:tcPr>
          <w:p w14:paraId="331BA4FB" w14:textId="77777777" w:rsidR="0069453C" w:rsidRDefault="0069453C" w:rsidP="0069453C">
            <w:r>
              <w:lastRenderedPageBreak/>
              <w:t xml:space="preserve">Field </w:t>
            </w:r>
            <w:proofErr w:type="spellStart"/>
            <w:r>
              <w:t>name</w:t>
            </w:r>
            <w:proofErr w:type="spellEnd"/>
          </w:p>
        </w:tc>
        <w:tc>
          <w:tcPr>
            <w:tcW w:w="3173" w:type="dxa"/>
          </w:tcPr>
          <w:p w14:paraId="46950674" w14:textId="77777777" w:rsidR="0069453C" w:rsidRDefault="0069453C" w:rsidP="0069453C">
            <w:r>
              <w:t>Data type</w:t>
            </w:r>
          </w:p>
        </w:tc>
        <w:tc>
          <w:tcPr>
            <w:tcW w:w="3174" w:type="dxa"/>
          </w:tcPr>
          <w:p w14:paraId="5E255EBD" w14:textId="77777777" w:rsidR="0069453C" w:rsidRDefault="0069453C" w:rsidP="0069453C">
            <w:r>
              <w:t>Description</w:t>
            </w:r>
          </w:p>
        </w:tc>
      </w:tr>
      <w:tr w:rsidR="0069453C" w14:paraId="57823269" w14:textId="77777777" w:rsidTr="0069453C">
        <w:tc>
          <w:tcPr>
            <w:tcW w:w="3173" w:type="dxa"/>
            <w:vAlign w:val="bottom"/>
          </w:tcPr>
          <w:p w14:paraId="3C760659" w14:textId="77777777" w:rsidR="0069453C" w:rsidRPr="00520B61" w:rsidRDefault="0069453C" w:rsidP="0069453C">
            <w:proofErr w:type="spellStart"/>
            <w:r w:rsidRPr="00520B61">
              <w:t>service</w:t>
            </w:r>
            <w:proofErr w:type="spellEnd"/>
          </w:p>
        </w:tc>
        <w:tc>
          <w:tcPr>
            <w:tcW w:w="3173" w:type="dxa"/>
            <w:vAlign w:val="bottom"/>
          </w:tcPr>
          <w:p w14:paraId="16DE6717" w14:textId="77777777" w:rsidR="0069453C" w:rsidRPr="00520B61" w:rsidRDefault="0069453C" w:rsidP="0069453C">
            <w:proofErr w:type="spellStart"/>
            <w:r w:rsidRPr="00520B61">
              <w:t>varchar</w:t>
            </w:r>
            <w:proofErr w:type="spellEnd"/>
          </w:p>
        </w:tc>
        <w:tc>
          <w:tcPr>
            <w:tcW w:w="3174" w:type="dxa"/>
          </w:tcPr>
          <w:p w14:paraId="6D25A044" w14:textId="77777777" w:rsidR="0069453C" w:rsidRPr="000A5F30" w:rsidRDefault="0069453C" w:rsidP="0069453C">
            <w:pPr>
              <w:rPr>
                <w:lang w:val="en-US"/>
              </w:rPr>
            </w:pPr>
            <w:r w:rsidRPr="000A5F30">
              <w:rPr>
                <w:lang w:val="en-US"/>
              </w:rPr>
              <w:t>Indicates the service name, which identifies the service to which a resource belongs</w:t>
            </w:r>
          </w:p>
        </w:tc>
      </w:tr>
      <w:tr w:rsidR="0069453C" w14:paraId="478F4CEC" w14:textId="77777777" w:rsidTr="0069453C">
        <w:tc>
          <w:tcPr>
            <w:tcW w:w="3173" w:type="dxa"/>
            <w:vAlign w:val="bottom"/>
          </w:tcPr>
          <w:p w14:paraId="38D4BA97" w14:textId="77777777" w:rsidR="0069453C" w:rsidRPr="00520B61" w:rsidRDefault="0069453C" w:rsidP="0069453C">
            <w:proofErr w:type="spellStart"/>
            <w:r w:rsidRPr="00520B61">
              <w:t>timestamp</w:t>
            </w:r>
            <w:proofErr w:type="spellEnd"/>
          </w:p>
        </w:tc>
        <w:tc>
          <w:tcPr>
            <w:tcW w:w="3173" w:type="dxa"/>
            <w:vAlign w:val="bottom"/>
          </w:tcPr>
          <w:p w14:paraId="54070187" w14:textId="77777777" w:rsidR="0069453C" w:rsidRPr="00520B61" w:rsidRDefault="0069453C" w:rsidP="0069453C">
            <w:proofErr w:type="spellStart"/>
            <w:r w:rsidRPr="00520B61">
              <w:t>timestamp</w:t>
            </w:r>
            <w:proofErr w:type="spellEnd"/>
          </w:p>
        </w:tc>
        <w:tc>
          <w:tcPr>
            <w:tcW w:w="3174" w:type="dxa"/>
          </w:tcPr>
          <w:p w14:paraId="2BD28D9B" w14:textId="368C464B" w:rsidR="0069453C" w:rsidRPr="000A5F30" w:rsidRDefault="0069453C" w:rsidP="0069453C">
            <w:pPr>
              <w:rPr>
                <w:lang w:val="en-US"/>
              </w:rPr>
            </w:pPr>
            <w:r w:rsidRPr="000A5F30">
              <w:rPr>
                <w:lang w:val="en-US"/>
              </w:rPr>
              <w:t xml:space="preserve">Indicates the time stamp in </w:t>
            </w:r>
            <w:r w:rsidR="00204D68">
              <w:rPr>
                <w:lang w:val="en-US"/>
              </w:rPr>
              <w:t>U</w:t>
            </w:r>
            <w:r w:rsidRPr="000A5F30">
              <w:rPr>
                <w:lang w:val="en-US"/>
              </w:rPr>
              <w:t>nix format, e.g. 1598306400000</w:t>
            </w:r>
          </w:p>
        </w:tc>
      </w:tr>
      <w:tr w:rsidR="0069453C" w14:paraId="683A0E9D" w14:textId="77777777" w:rsidTr="0069453C">
        <w:tc>
          <w:tcPr>
            <w:tcW w:w="3173" w:type="dxa"/>
            <w:vAlign w:val="bottom"/>
          </w:tcPr>
          <w:p w14:paraId="5F86DCDD" w14:textId="77777777" w:rsidR="0069453C" w:rsidRPr="00520B61" w:rsidRDefault="0069453C" w:rsidP="0069453C">
            <w:proofErr w:type="spellStart"/>
            <w:r w:rsidRPr="00520B61">
              <w:t>region</w:t>
            </w:r>
            <w:proofErr w:type="spellEnd"/>
          </w:p>
        </w:tc>
        <w:tc>
          <w:tcPr>
            <w:tcW w:w="3173" w:type="dxa"/>
            <w:vAlign w:val="bottom"/>
          </w:tcPr>
          <w:p w14:paraId="53D3F009" w14:textId="77777777" w:rsidR="0069453C" w:rsidRPr="00520B61" w:rsidRDefault="0069453C" w:rsidP="0069453C">
            <w:proofErr w:type="spellStart"/>
            <w:r w:rsidRPr="00520B61">
              <w:t>varchar</w:t>
            </w:r>
            <w:proofErr w:type="spellEnd"/>
          </w:p>
        </w:tc>
        <w:tc>
          <w:tcPr>
            <w:tcW w:w="3174" w:type="dxa"/>
          </w:tcPr>
          <w:p w14:paraId="04AC7CBD" w14:textId="77777777" w:rsidR="0069453C" w:rsidRPr="000A5F30" w:rsidRDefault="0069453C" w:rsidP="0069453C">
            <w:pPr>
              <w:rPr>
                <w:lang w:val="en-US"/>
              </w:rPr>
            </w:pPr>
            <w:r w:rsidRPr="000A5F30">
              <w:rPr>
                <w:lang w:val="en-US"/>
              </w:rPr>
              <w:t xml:space="preserve">Indicates the name of the region to which a resource belongs, e.g. </w:t>
            </w:r>
            <w:proofErr w:type="spellStart"/>
            <w:r w:rsidRPr="000A5F30">
              <w:rPr>
                <w:lang w:val="en-US"/>
              </w:rPr>
              <w:t>eu</w:t>
            </w:r>
            <w:proofErr w:type="spellEnd"/>
            <w:r w:rsidRPr="000A5F30">
              <w:rPr>
                <w:lang w:val="en-US"/>
              </w:rPr>
              <w:t>-de</w:t>
            </w:r>
          </w:p>
        </w:tc>
      </w:tr>
      <w:tr w:rsidR="0069453C" w14:paraId="7B61A7EE" w14:textId="77777777" w:rsidTr="0069453C">
        <w:tc>
          <w:tcPr>
            <w:tcW w:w="3173" w:type="dxa"/>
            <w:vAlign w:val="bottom"/>
          </w:tcPr>
          <w:p w14:paraId="164F8078" w14:textId="77777777" w:rsidR="0069453C" w:rsidRPr="00520B61" w:rsidRDefault="0069453C" w:rsidP="0069453C">
            <w:proofErr w:type="spellStart"/>
            <w:r w:rsidRPr="00520B61">
              <w:t>az</w:t>
            </w:r>
            <w:proofErr w:type="spellEnd"/>
          </w:p>
        </w:tc>
        <w:tc>
          <w:tcPr>
            <w:tcW w:w="3173" w:type="dxa"/>
            <w:vAlign w:val="bottom"/>
          </w:tcPr>
          <w:p w14:paraId="0300307F" w14:textId="77777777" w:rsidR="0069453C" w:rsidRPr="00520B61" w:rsidRDefault="0069453C" w:rsidP="0069453C">
            <w:proofErr w:type="spellStart"/>
            <w:r w:rsidRPr="00520B61">
              <w:t>varchar</w:t>
            </w:r>
            <w:proofErr w:type="spellEnd"/>
          </w:p>
        </w:tc>
        <w:tc>
          <w:tcPr>
            <w:tcW w:w="3174" w:type="dxa"/>
          </w:tcPr>
          <w:p w14:paraId="395134C1" w14:textId="77777777" w:rsidR="0069453C" w:rsidRPr="000A5F30" w:rsidRDefault="0069453C" w:rsidP="0069453C">
            <w:pPr>
              <w:rPr>
                <w:lang w:val="en-US"/>
              </w:rPr>
            </w:pPr>
            <w:r w:rsidRPr="000A5F30">
              <w:rPr>
                <w:lang w:val="en-US"/>
              </w:rPr>
              <w:t>Indicates the name of the AZ to which a resource belongs, e.g. eu-de-01</w:t>
            </w:r>
          </w:p>
        </w:tc>
      </w:tr>
      <w:tr w:rsidR="0069453C" w14:paraId="5D0E65D7" w14:textId="77777777" w:rsidTr="0069453C">
        <w:tc>
          <w:tcPr>
            <w:tcW w:w="3173" w:type="dxa"/>
            <w:vAlign w:val="bottom"/>
          </w:tcPr>
          <w:p w14:paraId="6C7441CE" w14:textId="77777777" w:rsidR="0069453C" w:rsidRPr="00520B61" w:rsidRDefault="0069453C" w:rsidP="0069453C">
            <w:proofErr w:type="spellStart"/>
            <w:r w:rsidRPr="00520B61">
              <w:t>zone</w:t>
            </w:r>
            <w:proofErr w:type="spellEnd"/>
          </w:p>
        </w:tc>
        <w:tc>
          <w:tcPr>
            <w:tcW w:w="3173" w:type="dxa"/>
            <w:vAlign w:val="bottom"/>
          </w:tcPr>
          <w:p w14:paraId="430D6EDA" w14:textId="77777777" w:rsidR="0069453C" w:rsidRPr="00520B61" w:rsidRDefault="0069453C" w:rsidP="0069453C">
            <w:proofErr w:type="spellStart"/>
            <w:r w:rsidRPr="00520B61">
              <w:t>varchar</w:t>
            </w:r>
            <w:proofErr w:type="spellEnd"/>
          </w:p>
        </w:tc>
        <w:tc>
          <w:tcPr>
            <w:tcW w:w="3174" w:type="dxa"/>
          </w:tcPr>
          <w:p w14:paraId="75627423" w14:textId="77777777" w:rsidR="0069453C" w:rsidRPr="000A5F30" w:rsidRDefault="0069453C" w:rsidP="0069453C">
            <w:pPr>
              <w:rPr>
                <w:lang w:val="en-US"/>
              </w:rPr>
            </w:pPr>
            <w:r w:rsidRPr="000A5F30">
              <w:rPr>
                <w:lang w:val="en-US"/>
              </w:rPr>
              <w:t>Indicates the POD to which a resource belongs</w:t>
            </w:r>
          </w:p>
        </w:tc>
      </w:tr>
      <w:tr w:rsidR="0069453C" w14:paraId="46D90D59" w14:textId="77777777" w:rsidTr="0069453C">
        <w:tc>
          <w:tcPr>
            <w:tcW w:w="3173" w:type="dxa"/>
            <w:vAlign w:val="bottom"/>
          </w:tcPr>
          <w:p w14:paraId="0C65BE27" w14:textId="77777777" w:rsidR="0069453C" w:rsidRPr="00520B61" w:rsidRDefault="0069453C" w:rsidP="0069453C">
            <w:proofErr w:type="spellStart"/>
            <w:r w:rsidRPr="00520B61">
              <w:t>cluster</w:t>
            </w:r>
            <w:proofErr w:type="spellEnd"/>
          </w:p>
        </w:tc>
        <w:tc>
          <w:tcPr>
            <w:tcW w:w="3173" w:type="dxa"/>
            <w:vAlign w:val="bottom"/>
          </w:tcPr>
          <w:p w14:paraId="363C97DD" w14:textId="77777777" w:rsidR="0069453C" w:rsidRPr="00520B61" w:rsidRDefault="0069453C" w:rsidP="0069453C">
            <w:proofErr w:type="spellStart"/>
            <w:r w:rsidRPr="00520B61">
              <w:t>varchar</w:t>
            </w:r>
            <w:proofErr w:type="spellEnd"/>
          </w:p>
        </w:tc>
        <w:tc>
          <w:tcPr>
            <w:tcW w:w="3174" w:type="dxa"/>
          </w:tcPr>
          <w:p w14:paraId="4D9ACDE1" w14:textId="77777777" w:rsidR="0069453C" w:rsidRPr="000A5F30" w:rsidRDefault="0069453C" w:rsidP="0069453C">
            <w:pPr>
              <w:rPr>
                <w:lang w:val="en-US"/>
              </w:rPr>
            </w:pPr>
            <w:r w:rsidRPr="000A5F30">
              <w:rPr>
                <w:lang w:val="en-US"/>
              </w:rPr>
              <w:t>Indicates the cluster to which a resource belongs.</w:t>
            </w:r>
          </w:p>
        </w:tc>
      </w:tr>
      <w:tr w:rsidR="0069453C" w14:paraId="3C869E41" w14:textId="77777777" w:rsidTr="0069453C">
        <w:tc>
          <w:tcPr>
            <w:tcW w:w="3173" w:type="dxa"/>
            <w:vAlign w:val="bottom"/>
          </w:tcPr>
          <w:p w14:paraId="0FE1FCA8" w14:textId="77777777" w:rsidR="0069453C" w:rsidRPr="00520B61" w:rsidRDefault="0069453C" w:rsidP="0069453C">
            <w:r w:rsidRPr="00520B61">
              <w:t>host</w:t>
            </w:r>
          </w:p>
        </w:tc>
        <w:tc>
          <w:tcPr>
            <w:tcW w:w="3173" w:type="dxa"/>
            <w:vAlign w:val="bottom"/>
          </w:tcPr>
          <w:p w14:paraId="6BA66D07" w14:textId="77777777" w:rsidR="0069453C" w:rsidRPr="00520B61" w:rsidRDefault="0069453C" w:rsidP="0069453C">
            <w:proofErr w:type="spellStart"/>
            <w:r w:rsidRPr="00520B61">
              <w:t>varchar</w:t>
            </w:r>
            <w:proofErr w:type="spellEnd"/>
          </w:p>
        </w:tc>
        <w:tc>
          <w:tcPr>
            <w:tcW w:w="3174" w:type="dxa"/>
          </w:tcPr>
          <w:p w14:paraId="6AB1A7FE" w14:textId="77777777" w:rsidR="0069453C" w:rsidRPr="00520B61" w:rsidRDefault="0069453C" w:rsidP="0069453C">
            <w:r w:rsidRPr="00520B61">
              <w:t>None</w:t>
            </w:r>
          </w:p>
        </w:tc>
      </w:tr>
      <w:tr w:rsidR="0069453C" w14:paraId="42F95964" w14:textId="77777777" w:rsidTr="0069453C">
        <w:tc>
          <w:tcPr>
            <w:tcW w:w="3173" w:type="dxa"/>
            <w:vAlign w:val="bottom"/>
          </w:tcPr>
          <w:p w14:paraId="1371FB6F" w14:textId="77777777" w:rsidR="0069453C" w:rsidRPr="00520B61" w:rsidRDefault="0069453C" w:rsidP="0069453C">
            <w:proofErr w:type="spellStart"/>
            <w:r w:rsidRPr="00520B61">
              <w:t>resource_type</w:t>
            </w:r>
            <w:proofErr w:type="spellEnd"/>
          </w:p>
        </w:tc>
        <w:tc>
          <w:tcPr>
            <w:tcW w:w="3173" w:type="dxa"/>
            <w:vAlign w:val="bottom"/>
          </w:tcPr>
          <w:p w14:paraId="16C7804F" w14:textId="77777777" w:rsidR="0069453C" w:rsidRPr="00520B61" w:rsidRDefault="0069453C" w:rsidP="0069453C">
            <w:proofErr w:type="spellStart"/>
            <w:r w:rsidRPr="00520B61">
              <w:t>varchar</w:t>
            </w:r>
            <w:proofErr w:type="spellEnd"/>
          </w:p>
        </w:tc>
        <w:tc>
          <w:tcPr>
            <w:tcW w:w="3174" w:type="dxa"/>
            <w:vAlign w:val="top"/>
          </w:tcPr>
          <w:p w14:paraId="7E9205E7" w14:textId="3E718E87" w:rsidR="0069453C" w:rsidRPr="000A5F30" w:rsidRDefault="0069453C" w:rsidP="0069453C">
            <w:pPr>
              <w:rPr>
                <w:lang w:val="en-US"/>
              </w:rPr>
            </w:pPr>
            <w:r w:rsidRPr="000A5F30">
              <w:rPr>
                <w:lang w:val="en-US"/>
              </w:rPr>
              <w:t>Indicates the resource typ</w:t>
            </w:r>
            <w:r w:rsidR="00204D68">
              <w:rPr>
                <w:lang w:val="en-US"/>
              </w:rPr>
              <w:t>e</w:t>
            </w:r>
            <w:r w:rsidRPr="000A5F30">
              <w:rPr>
                <w:lang w:val="en-US"/>
              </w:rPr>
              <w:t>, e.g. s2</w:t>
            </w:r>
          </w:p>
        </w:tc>
      </w:tr>
      <w:tr w:rsidR="0069453C" w14:paraId="74BDA534" w14:textId="77777777" w:rsidTr="0069453C">
        <w:tc>
          <w:tcPr>
            <w:tcW w:w="3173" w:type="dxa"/>
            <w:vAlign w:val="bottom"/>
          </w:tcPr>
          <w:p w14:paraId="72E72F83" w14:textId="77777777" w:rsidR="0069453C" w:rsidRPr="00520B61" w:rsidRDefault="0069453C" w:rsidP="0069453C">
            <w:r w:rsidRPr="00520B61">
              <w:t>type</w:t>
            </w:r>
          </w:p>
        </w:tc>
        <w:tc>
          <w:tcPr>
            <w:tcW w:w="3173" w:type="dxa"/>
            <w:vAlign w:val="bottom"/>
          </w:tcPr>
          <w:p w14:paraId="2A169ACB" w14:textId="77777777" w:rsidR="0069453C" w:rsidRPr="00520B61" w:rsidRDefault="0069453C" w:rsidP="0069453C">
            <w:proofErr w:type="spellStart"/>
            <w:r w:rsidRPr="00520B61">
              <w:t>varchar</w:t>
            </w:r>
            <w:proofErr w:type="spellEnd"/>
          </w:p>
        </w:tc>
        <w:tc>
          <w:tcPr>
            <w:tcW w:w="3174" w:type="dxa"/>
          </w:tcPr>
          <w:p w14:paraId="403D2E4B" w14:textId="77777777" w:rsidR="0069453C" w:rsidRPr="000A5F30" w:rsidRDefault="0069453C" w:rsidP="0069453C">
            <w:pPr>
              <w:pStyle w:val="TableText"/>
              <w:rPr>
                <w:rFonts w:asciiTheme="minorHAnsi" w:eastAsia="Times New Roman" w:hAnsiTheme="minorHAnsi" w:cs="Times New Roman"/>
                <w:snapToGrid/>
                <w:sz w:val="20"/>
                <w:szCs w:val="20"/>
                <w:lang w:val="en-US" w:eastAsia="de-DE"/>
              </w:rPr>
            </w:pPr>
            <w:r w:rsidRPr="000A5F30">
              <w:rPr>
                <w:rFonts w:asciiTheme="minorHAnsi" w:eastAsia="Times New Roman" w:hAnsiTheme="minorHAnsi" w:cs="Times New Roman"/>
                <w:snapToGrid/>
                <w:sz w:val="20"/>
                <w:szCs w:val="20"/>
                <w:lang w:val="en-US" w:eastAsia="de-DE"/>
              </w:rPr>
              <w:t>Indicates the data type. ECS resource data types are as follows:</w:t>
            </w:r>
          </w:p>
          <w:p w14:paraId="0625D734" w14:textId="77777777" w:rsidR="0069453C" w:rsidRPr="000A5F30" w:rsidRDefault="0069453C" w:rsidP="0069453C">
            <w:pPr>
              <w:rPr>
                <w:lang w:val="en-US"/>
              </w:rPr>
            </w:pPr>
            <w:proofErr w:type="spellStart"/>
            <w:r w:rsidRPr="000A5F30">
              <w:rPr>
                <w:lang w:val="en-US"/>
              </w:rPr>
              <w:t>vCpu</w:t>
            </w:r>
            <w:proofErr w:type="spellEnd"/>
            <w:r w:rsidRPr="000A5F30">
              <w:rPr>
                <w:lang w:val="en-US"/>
              </w:rPr>
              <w:t xml:space="preserve">, memory, </w:t>
            </w:r>
            <w:proofErr w:type="spellStart"/>
            <w:r w:rsidRPr="000A5F30">
              <w:rPr>
                <w:lang w:val="en-US"/>
              </w:rPr>
              <w:t>vGpu</w:t>
            </w:r>
            <w:proofErr w:type="spellEnd"/>
            <w:r w:rsidRPr="000A5F30">
              <w:rPr>
                <w:lang w:val="en-US"/>
              </w:rPr>
              <w:t xml:space="preserve">, and </w:t>
            </w:r>
            <w:proofErr w:type="spellStart"/>
            <w:r w:rsidRPr="000A5F30">
              <w:rPr>
                <w:lang w:val="en-US"/>
              </w:rPr>
              <w:t>vmTotal</w:t>
            </w:r>
            <w:proofErr w:type="spellEnd"/>
          </w:p>
        </w:tc>
      </w:tr>
      <w:tr w:rsidR="0069453C" w14:paraId="79D842BD" w14:textId="77777777" w:rsidTr="0069453C">
        <w:tc>
          <w:tcPr>
            <w:tcW w:w="3173" w:type="dxa"/>
            <w:vAlign w:val="bottom"/>
          </w:tcPr>
          <w:p w14:paraId="2A77A863" w14:textId="77777777" w:rsidR="0069453C" w:rsidRPr="00520B61" w:rsidRDefault="0069453C" w:rsidP="0069453C">
            <w:r w:rsidRPr="00520B61">
              <w:t>total</w:t>
            </w:r>
          </w:p>
        </w:tc>
        <w:tc>
          <w:tcPr>
            <w:tcW w:w="3173" w:type="dxa"/>
            <w:vAlign w:val="bottom"/>
          </w:tcPr>
          <w:p w14:paraId="4B83B867" w14:textId="77777777" w:rsidR="0069453C" w:rsidRPr="00520B61" w:rsidRDefault="0069453C" w:rsidP="0069453C">
            <w:r w:rsidRPr="00520B61">
              <w:t>float8</w:t>
            </w:r>
          </w:p>
        </w:tc>
        <w:tc>
          <w:tcPr>
            <w:tcW w:w="3174" w:type="dxa"/>
          </w:tcPr>
          <w:p w14:paraId="17462A7A" w14:textId="77777777" w:rsidR="0069453C" w:rsidRPr="000A5F30" w:rsidRDefault="0069453C" w:rsidP="0069453C">
            <w:pPr>
              <w:rPr>
                <w:lang w:val="en-US"/>
              </w:rPr>
            </w:pPr>
            <w:r w:rsidRPr="000A5F30">
              <w:rPr>
                <w:lang w:val="en-US"/>
              </w:rPr>
              <w:t xml:space="preserve">Indicates the total number of resources (vCPU: number; Memory: TB; </w:t>
            </w:r>
            <w:proofErr w:type="spellStart"/>
            <w:r w:rsidRPr="000A5F30">
              <w:rPr>
                <w:lang w:val="en-US"/>
              </w:rPr>
              <w:t>vGPU</w:t>
            </w:r>
            <w:proofErr w:type="spellEnd"/>
            <w:r w:rsidRPr="000A5F30">
              <w:rPr>
                <w:lang w:val="en-US"/>
              </w:rPr>
              <w:t>: number).</w:t>
            </w:r>
          </w:p>
        </w:tc>
      </w:tr>
      <w:tr w:rsidR="0069453C" w14:paraId="0FB63C79" w14:textId="77777777" w:rsidTr="0069453C">
        <w:tc>
          <w:tcPr>
            <w:tcW w:w="3173" w:type="dxa"/>
            <w:vAlign w:val="bottom"/>
          </w:tcPr>
          <w:p w14:paraId="7885443E" w14:textId="77777777" w:rsidR="0069453C" w:rsidRPr="00520B61" w:rsidRDefault="0069453C" w:rsidP="0069453C">
            <w:proofErr w:type="spellStart"/>
            <w:r w:rsidRPr="00520B61">
              <w:t>used</w:t>
            </w:r>
            <w:proofErr w:type="spellEnd"/>
          </w:p>
        </w:tc>
        <w:tc>
          <w:tcPr>
            <w:tcW w:w="3173" w:type="dxa"/>
            <w:vAlign w:val="bottom"/>
          </w:tcPr>
          <w:p w14:paraId="2B97FAD5" w14:textId="77777777" w:rsidR="0069453C" w:rsidRPr="00520B61" w:rsidRDefault="0069453C" w:rsidP="0069453C">
            <w:r w:rsidRPr="00520B61">
              <w:t>float8</w:t>
            </w:r>
          </w:p>
        </w:tc>
        <w:tc>
          <w:tcPr>
            <w:tcW w:w="3174" w:type="dxa"/>
          </w:tcPr>
          <w:p w14:paraId="007E7E0C" w14:textId="77777777" w:rsidR="0069453C" w:rsidRPr="000A5F30" w:rsidRDefault="0069453C" w:rsidP="0069453C">
            <w:pPr>
              <w:rPr>
                <w:lang w:val="en-US"/>
              </w:rPr>
            </w:pPr>
            <w:r w:rsidRPr="000A5F30">
              <w:rPr>
                <w:lang w:val="en-US"/>
              </w:rPr>
              <w:t xml:space="preserve">Indicates the number of the used resources (vCPU: number; Memory: TB; </w:t>
            </w:r>
            <w:proofErr w:type="spellStart"/>
            <w:r w:rsidRPr="000A5F30">
              <w:rPr>
                <w:lang w:val="en-US"/>
              </w:rPr>
              <w:t>vGPU</w:t>
            </w:r>
            <w:proofErr w:type="spellEnd"/>
            <w:r w:rsidRPr="000A5F30">
              <w:rPr>
                <w:lang w:val="en-US"/>
              </w:rPr>
              <w:t>: number).</w:t>
            </w:r>
          </w:p>
        </w:tc>
      </w:tr>
      <w:tr w:rsidR="0069453C" w14:paraId="62AA5190" w14:textId="77777777" w:rsidTr="0069453C">
        <w:tc>
          <w:tcPr>
            <w:tcW w:w="3173" w:type="dxa"/>
            <w:vAlign w:val="bottom"/>
          </w:tcPr>
          <w:p w14:paraId="5D3AA494" w14:textId="77777777" w:rsidR="0069453C" w:rsidRPr="00520B61" w:rsidRDefault="0069453C" w:rsidP="0069453C">
            <w:proofErr w:type="spellStart"/>
            <w:r w:rsidRPr="00520B61">
              <w:t>free</w:t>
            </w:r>
            <w:proofErr w:type="spellEnd"/>
          </w:p>
        </w:tc>
        <w:tc>
          <w:tcPr>
            <w:tcW w:w="3173" w:type="dxa"/>
            <w:vAlign w:val="bottom"/>
          </w:tcPr>
          <w:p w14:paraId="2DC8B711" w14:textId="77777777" w:rsidR="0069453C" w:rsidRPr="00520B61" w:rsidRDefault="0069453C" w:rsidP="0069453C">
            <w:r w:rsidRPr="00520B61">
              <w:t>float8</w:t>
            </w:r>
          </w:p>
        </w:tc>
        <w:tc>
          <w:tcPr>
            <w:tcW w:w="3174" w:type="dxa"/>
          </w:tcPr>
          <w:p w14:paraId="0823DB8C" w14:textId="77777777" w:rsidR="0069453C" w:rsidRPr="000A5F30" w:rsidRDefault="0069453C" w:rsidP="0069453C">
            <w:pPr>
              <w:rPr>
                <w:lang w:val="en-US"/>
              </w:rPr>
            </w:pPr>
            <w:r w:rsidRPr="000A5F30">
              <w:rPr>
                <w:lang w:val="en-US"/>
              </w:rPr>
              <w:t xml:space="preserve">Indicates the number of the remaining resources (vCPU: number; Memory: TB; </w:t>
            </w:r>
            <w:proofErr w:type="spellStart"/>
            <w:r w:rsidRPr="000A5F30">
              <w:rPr>
                <w:lang w:val="en-US"/>
              </w:rPr>
              <w:t>vGPU</w:t>
            </w:r>
            <w:proofErr w:type="spellEnd"/>
            <w:r w:rsidRPr="000A5F30">
              <w:rPr>
                <w:lang w:val="en-US"/>
              </w:rPr>
              <w:t>: number).</w:t>
            </w:r>
          </w:p>
        </w:tc>
      </w:tr>
      <w:tr w:rsidR="0069453C" w14:paraId="0F61218A" w14:textId="77777777" w:rsidTr="0069453C">
        <w:tc>
          <w:tcPr>
            <w:tcW w:w="3173" w:type="dxa"/>
            <w:vAlign w:val="bottom"/>
          </w:tcPr>
          <w:p w14:paraId="3B07FAFF" w14:textId="77777777" w:rsidR="0069453C" w:rsidRPr="00520B61" w:rsidRDefault="0069453C" w:rsidP="0069453C">
            <w:proofErr w:type="spellStart"/>
            <w:r w:rsidRPr="00520B61">
              <w:t>allocated</w:t>
            </w:r>
            <w:proofErr w:type="spellEnd"/>
          </w:p>
        </w:tc>
        <w:tc>
          <w:tcPr>
            <w:tcW w:w="3173" w:type="dxa"/>
            <w:vAlign w:val="bottom"/>
          </w:tcPr>
          <w:p w14:paraId="3C34E1E0" w14:textId="77777777" w:rsidR="0069453C" w:rsidRPr="00520B61" w:rsidRDefault="0069453C" w:rsidP="0069453C">
            <w:r w:rsidRPr="00520B61">
              <w:t>float8</w:t>
            </w:r>
          </w:p>
        </w:tc>
        <w:tc>
          <w:tcPr>
            <w:tcW w:w="3174" w:type="dxa"/>
            <w:vAlign w:val="top"/>
          </w:tcPr>
          <w:p w14:paraId="53CA3507" w14:textId="77777777" w:rsidR="0069453C" w:rsidRPr="000A5F30" w:rsidRDefault="0069453C" w:rsidP="0069453C">
            <w:pPr>
              <w:rPr>
                <w:lang w:val="en-US"/>
              </w:rPr>
            </w:pPr>
            <w:r w:rsidRPr="000A5F30">
              <w:rPr>
                <w:lang w:val="en-US"/>
              </w:rPr>
              <w:t xml:space="preserve">Indicates the number of the allocated resources (vCPU: number; Memory: TB; </w:t>
            </w:r>
            <w:proofErr w:type="spellStart"/>
            <w:r w:rsidRPr="000A5F30">
              <w:rPr>
                <w:lang w:val="en-US"/>
              </w:rPr>
              <w:t>vGPU</w:t>
            </w:r>
            <w:proofErr w:type="spellEnd"/>
            <w:r w:rsidRPr="000A5F30">
              <w:rPr>
                <w:lang w:val="en-US"/>
              </w:rPr>
              <w:t>: number).</w:t>
            </w:r>
          </w:p>
        </w:tc>
      </w:tr>
      <w:tr w:rsidR="0069453C" w14:paraId="0DBC44ED" w14:textId="77777777" w:rsidTr="0069453C">
        <w:tc>
          <w:tcPr>
            <w:tcW w:w="3173" w:type="dxa"/>
            <w:vAlign w:val="bottom"/>
          </w:tcPr>
          <w:p w14:paraId="1C50765D" w14:textId="77777777" w:rsidR="0069453C" w:rsidRPr="00520B61" w:rsidRDefault="0069453C" w:rsidP="0069453C">
            <w:proofErr w:type="spellStart"/>
            <w:r w:rsidRPr="00520B61">
              <w:t>spot_allocated</w:t>
            </w:r>
            <w:proofErr w:type="spellEnd"/>
          </w:p>
        </w:tc>
        <w:tc>
          <w:tcPr>
            <w:tcW w:w="3173" w:type="dxa"/>
            <w:vAlign w:val="bottom"/>
          </w:tcPr>
          <w:p w14:paraId="55D98F59" w14:textId="77777777" w:rsidR="0069453C" w:rsidRPr="00520B61" w:rsidRDefault="0069453C" w:rsidP="0069453C">
            <w:r w:rsidRPr="00520B61">
              <w:t>float8</w:t>
            </w:r>
          </w:p>
        </w:tc>
        <w:tc>
          <w:tcPr>
            <w:tcW w:w="3174" w:type="dxa"/>
            <w:vAlign w:val="top"/>
          </w:tcPr>
          <w:p w14:paraId="165D20B4" w14:textId="77777777" w:rsidR="0069453C" w:rsidRPr="00520B61" w:rsidRDefault="0069453C" w:rsidP="0069453C">
            <w:r w:rsidRPr="00520B61">
              <w:t>None</w:t>
            </w:r>
          </w:p>
        </w:tc>
      </w:tr>
      <w:tr w:rsidR="0069453C" w14:paraId="362334D4" w14:textId="77777777" w:rsidTr="0069453C">
        <w:tc>
          <w:tcPr>
            <w:tcW w:w="3173" w:type="dxa"/>
            <w:vAlign w:val="bottom"/>
          </w:tcPr>
          <w:p w14:paraId="0AAD0008" w14:textId="77777777" w:rsidR="0069453C" w:rsidRPr="00520B61" w:rsidRDefault="0069453C" w:rsidP="0069453C">
            <w:proofErr w:type="spellStart"/>
            <w:r w:rsidRPr="00520B61">
              <w:t>containerAllocated</w:t>
            </w:r>
            <w:proofErr w:type="spellEnd"/>
          </w:p>
        </w:tc>
        <w:tc>
          <w:tcPr>
            <w:tcW w:w="3173" w:type="dxa"/>
            <w:vAlign w:val="bottom"/>
          </w:tcPr>
          <w:p w14:paraId="29E6F4C5" w14:textId="77777777" w:rsidR="0069453C" w:rsidRPr="00520B61" w:rsidRDefault="0069453C" w:rsidP="0069453C">
            <w:r w:rsidRPr="00520B61">
              <w:t>float8</w:t>
            </w:r>
          </w:p>
        </w:tc>
        <w:tc>
          <w:tcPr>
            <w:tcW w:w="3174" w:type="dxa"/>
          </w:tcPr>
          <w:p w14:paraId="1C48F672" w14:textId="77777777" w:rsidR="0069453C" w:rsidRPr="00520B61" w:rsidRDefault="0069453C" w:rsidP="0069453C">
            <w:r w:rsidRPr="00520B61">
              <w:t>None</w:t>
            </w:r>
          </w:p>
        </w:tc>
      </w:tr>
      <w:tr w:rsidR="0069453C" w14:paraId="770C2557" w14:textId="77777777" w:rsidTr="0069453C">
        <w:tc>
          <w:tcPr>
            <w:tcW w:w="3173" w:type="dxa"/>
            <w:vAlign w:val="bottom"/>
          </w:tcPr>
          <w:p w14:paraId="7FAE7271" w14:textId="77777777" w:rsidR="0069453C" w:rsidRPr="00520B61" w:rsidRDefault="0069453C" w:rsidP="0069453C">
            <w:proofErr w:type="spellStart"/>
            <w:r w:rsidRPr="00520B61">
              <w:t>available</w:t>
            </w:r>
            <w:proofErr w:type="spellEnd"/>
          </w:p>
        </w:tc>
        <w:tc>
          <w:tcPr>
            <w:tcW w:w="3173" w:type="dxa"/>
            <w:vAlign w:val="bottom"/>
          </w:tcPr>
          <w:p w14:paraId="6269598D" w14:textId="77777777" w:rsidR="0069453C" w:rsidRPr="00520B61" w:rsidRDefault="0069453C" w:rsidP="0069453C">
            <w:r w:rsidRPr="00520B61">
              <w:t>float8</w:t>
            </w:r>
          </w:p>
        </w:tc>
        <w:tc>
          <w:tcPr>
            <w:tcW w:w="3174" w:type="dxa"/>
          </w:tcPr>
          <w:p w14:paraId="7E9D63D7" w14:textId="77777777" w:rsidR="0069453C" w:rsidRPr="000A5F30" w:rsidRDefault="0069453C" w:rsidP="0069453C">
            <w:pPr>
              <w:rPr>
                <w:lang w:val="en-US"/>
              </w:rPr>
            </w:pPr>
            <w:r w:rsidRPr="000A5F30">
              <w:rPr>
                <w:lang w:val="en-US"/>
              </w:rPr>
              <w:t xml:space="preserve">Indicates the number of the available resources (vCPU: number; Memory: TB; </w:t>
            </w:r>
            <w:proofErr w:type="spellStart"/>
            <w:r w:rsidRPr="000A5F30">
              <w:rPr>
                <w:lang w:val="en-US"/>
              </w:rPr>
              <w:t>vGPU</w:t>
            </w:r>
            <w:proofErr w:type="spellEnd"/>
            <w:r w:rsidRPr="000A5F30">
              <w:rPr>
                <w:lang w:val="en-US"/>
              </w:rPr>
              <w:t>: number).</w:t>
            </w:r>
          </w:p>
        </w:tc>
      </w:tr>
      <w:tr w:rsidR="0069453C" w14:paraId="34FEDD6A" w14:textId="77777777" w:rsidTr="0069453C">
        <w:tc>
          <w:tcPr>
            <w:tcW w:w="3173" w:type="dxa"/>
            <w:vAlign w:val="bottom"/>
          </w:tcPr>
          <w:p w14:paraId="28016CB9" w14:textId="77777777" w:rsidR="0069453C" w:rsidRPr="00520B61" w:rsidRDefault="0069453C" w:rsidP="0069453C">
            <w:proofErr w:type="spellStart"/>
            <w:r w:rsidRPr="00520B61">
              <w:t>used_ratio</w:t>
            </w:r>
            <w:proofErr w:type="spellEnd"/>
          </w:p>
        </w:tc>
        <w:tc>
          <w:tcPr>
            <w:tcW w:w="3173" w:type="dxa"/>
            <w:vAlign w:val="bottom"/>
          </w:tcPr>
          <w:p w14:paraId="59B4C142" w14:textId="77777777" w:rsidR="0069453C" w:rsidRPr="00520B61" w:rsidRDefault="0069453C" w:rsidP="0069453C">
            <w:r w:rsidRPr="00520B61">
              <w:t>float8</w:t>
            </w:r>
          </w:p>
        </w:tc>
        <w:tc>
          <w:tcPr>
            <w:tcW w:w="3174" w:type="dxa"/>
            <w:vAlign w:val="top"/>
          </w:tcPr>
          <w:p w14:paraId="0666E8D5" w14:textId="77777777" w:rsidR="0069453C" w:rsidRPr="00520B61" w:rsidRDefault="0069453C" w:rsidP="0069453C">
            <w:proofErr w:type="spellStart"/>
            <w:r w:rsidRPr="00520B61">
              <w:t>Indicates</w:t>
            </w:r>
            <w:proofErr w:type="spellEnd"/>
            <w:r w:rsidRPr="00520B61">
              <w:t xml:space="preserve"> </w:t>
            </w:r>
            <w:proofErr w:type="spellStart"/>
            <w:r w:rsidRPr="00520B61">
              <w:t>the</w:t>
            </w:r>
            <w:proofErr w:type="spellEnd"/>
            <w:r w:rsidRPr="00520B61">
              <w:t xml:space="preserve"> </w:t>
            </w:r>
            <w:proofErr w:type="spellStart"/>
            <w:r w:rsidRPr="00520B61">
              <w:t>resource</w:t>
            </w:r>
            <w:proofErr w:type="spellEnd"/>
            <w:r w:rsidRPr="00520B61">
              <w:t xml:space="preserve"> </w:t>
            </w:r>
            <w:proofErr w:type="spellStart"/>
            <w:r w:rsidRPr="00520B61">
              <w:t>usage</w:t>
            </w:r>
            <w:proofErr w:type="spellEnd"/>
            <w:r w:rsidRPr="00520B61">
              <w:t>.</w:t>
            </w:r>
          </w:p>
        </w:tc>
      </w:tr>
      <w:tr w:rsidR="0069453C" w14:paraId="0106E400" w14:textId="77777777" w:rsidTr="0069453C">
        <w:tc>
          <w:tcPr>
            <w:tcW w:w="3173" w:type="dxa"/>
            <w:vAlign w:val="bottom"/>
          </w:tcPr>
          <w:p w14:paraId="30810187" w14:textId="77777777" w:rsidR="0069453C" w:rsidRPr="00520B61" w:rsidRDefault="0069453C" w:rsidP="0069453C">
            <w:proofErr w:type="spellStart"/>
            <w:r w:rsidRPr="00520B61">
              <w:t>allocated_ratio</w:t>
            </w:r>
            <w:proofErr w:type="spellEnd"/>
          </w:p>
        </w:tc>
        <w:tc>
          <w:tcPr>
            <w:tcW w:w="3173" w:type="dxa"/>
            <w:vAlign w:val="bottom"/>
          </w:tcPr>
          <w:p w14:paraId="60245F99" w14:textId="77777777" w:rsidR="0069453C" w:rsidRPr="00520B61" w:rsidRDefault="0069453C" w:rsidP="0069453C">
            <w:r w:rsidRPr="00520B61">
              <w:t>float8</w:t>
            </w:r>
          </w:p>
        </w:tc>
        <w:tc>
          <w:tcPr>
            <w:tcW w:w="3174" w:type="dxa"/>
          </w:tcPr>
          <w:p w14:paraId="6E745C54" w14:textId="77777777" w:rsidR="0069453C" w:rsidRPr="000A5F30" w:rsidRDefault="0069453C" w:rsidP="0069453C">
            <w:pPr>
              <w:rPr>
                <w:lang w:val="en-US"/>
              </w:rPr>
            </w:pPr>
            <w:r w:rsidRPr="000A5F30">
              <w:rPr>
                <w:lang w:val="en-US"/>
              </w:rPr>
              <w:t>Indicates the resource allocation rate.</w:t>
            </w:r>
          </w:p>
        </w:tc>
      </w:tr>
      <w:tr w:rsidR="0069453C" w14:paraId="239219DD" w14:textId="77777777" w:rsidTr="0069453C">
        <w:tc>
          <w:tcPr>
            <w:tcW w:w="3173" w:type="dxa"/>
            <w:vAlign w:val="bottom"/>
          </w:tcPr>
          <w:p w14:paraId="0065939E" w14:textId="77777777" w:rsidR="0069453C" w:rsidRPr="00520B61" w:rsidRDefault="0069453C" w:rsidP="0069453C">
            <w:proofErr w:type="spellStart"/>
            <w:r w:rsidRPr="00520B61">
              <w:t>over_subscription_ratio</w:t>
            </w:r>
            <w:proofErr w:type="spellEnd"/>
          </w:p>
        </w:tc>
        <w:tc>
          <w:tcPr>
            <w:tcW w:w="3173" w:type="dxa"/>
            <w:vAlign w:val="bottom"/>
          </w:tcPr>
          <w:p w14:paraId="53DCD00B" w14:textId="77777777" w:rsidR="0069453C" w:rsidRPr="00520B61" w:rsidRDefault="0069453C" w:rsidP="0069453C">
            <w:r w:rsidRPr="00520B61">
              <w:t>float8</w:t>
            </w:r>
          </w:p>
        </w:tc>
        <w:tc>
          <w:tcPr>
            <w:tcW w:w="3174" w:type="dxa"/>
          </w:tcPr>
          <w:p w14:paraId="59260B73" w14:textId="77777777" w:rsidR="0069453C" w:rsidRPr="00520B61" w:rsidRDefault="0069453C" w:rsidP="0069453C">
            <w:r w:rsidRPr="00520B61">
              <w:t>None</w:t>
            </w:r>
          </w:p>
        </w:tc>
      </w:tr>
      <w:tr w:rsidR="0069453C" w14:paraId="739D9984" w14:textId="77777777" w:rsidTr="0069453C">
        <w:tc>
          <w:tcPr>
            <w:tcW w:w="3173" w:type="dxa"/>
            <w:vAlign w:val="bottom"/>
          </w:tcPr>
          <w:p w14:paraId="36F6FA05" w14:textId="77777777" w:rsidR="0069453C" w:rsidRPr="00520B61" w:rsidRDefault="0069453C" w:rsidP="0069453C">
            <w:proofErr w:type="spellStart"/>
            <w:r w:rsidRPr="00520B61">
              <w:t>additional_info</w:t>
            </w:r>
            <w:proofErr w:type="spellEnd"/>
          </w:p>
        </w:tc>
        <w:tc>
          <w:tcPr>
            <w:tcW w:w="3173" w:type="dxa"/>
            <w:vAlign w:val="bottom"/>
          </w:tcPr>
          <w:p w14:paraId="3BE25747" w14:textId="77777777" w:rsidR="0069453C" w:rsidRPr="00520B61" w:rsidRDefault="0069453C" w:rsidP="0069453C">
            <w:proofErr w:type="spellStart"/>
            <w:r w:rsidRPr="00520B61">
              <w:t>varchar</w:t>
            </w:r>
            <w:proofErr w:type="spellEnd"/>
          </w:p>
        </w:tc>
        <w:tc>
          <w:tcPr>
            <w:tcW w:w="3174" w:type="dxa"/>
          </w:tcPr>
          <w:p w14:paraId="753B00E0" w14:textId="77777777" w:rsidR="0069453C" w:rsidRPr="00520B61" w:rsidRDefault="0069453C" w:rsidP="0069453C">
            <w:r w:rsidRPr="00520B61">
              <w:t>None</w:t>
            </w:r>
          </w:p>
        </w:tc>
      </w:tr>
      <w:tr w:rsidR="0069453C" w14:paraId="7636A95E" w14:textId="77777777" w:rsidTr="0069453C">
        <w:tc>
          <w:tcPr>
            <w:tcW w:w="3173" w:type="dxa"/>
            <w:vAlign w:val="bottom"/>
          </w:tcPr>
          <w:p w14:paraId="00175ECF" w14:textId="77777777" w:rsidR="0069453C" w:rsidRPr="00520B61" w:rsidRDefault="0069453C" w:rsidP="0069453C">
            <w:proofErr w:type="spellStart"/>
            <w:r w:rsidRPr="00520B61">
              <w:t>region_id</w:t>
            </w:r>
            <w:proofErr w:type="spellEnd"/>
          </w:p>
        </w:tc>
        <w:tc>
          <w:tcPr>
            <w:tcW w:w="3173" w:type="dxa"/>
            <w:vAlign w:val="bottom"/>
          </w:tcPr>
          <w:p w14:paraId="1B9CD66F" w14:textId="77777777" w:rsidR="0069453C" w:rsidRPr="00520B61" w:rsidRDefault="0069453C" w:rsidP="0069453C">
            <w:proofErr w:type="spellStart"/>
            <w:r w:rsidRPr="00520B61">
              <w:t>varchar</w:t>
            </w:r>
            <w:proofErr w:type="spellEnd"/>
          </w:p>
        </w:tc>
        <w:tc>
          <w:tcPr>
            <w:tcW w:w="3174" w:type="dxa"/>
          </w:tcPr>
          <w:p w14:paraId="6ADB32BF" w14:textId="77777777" w:rsidR="0069453C" w:rsidRPr="000A5F30" w:rsidRDefault="0069453C" w:rsidP="0069453C">
            <w:pPr>
              <w:rPr>
                <w:lang w:val="en-US"/>
              </w:rPr>
            </w:pPr>
            <w:r w:rsidRPr="000A5F30">
              <w:rPr>
                <w:lang w:val="en-US"/>
              </w:rPr>
              <w:t>Indicates the region ID to which a resource belongs.</w:t>
            </w:r>
          </w:p>
        </w:tc>
      </w:tr>
      <w:tr w:rsidR="0069453C" w14:paraId="23F39D67" w14:textId="77777777" w:rsidTr="0069453C">
        <w:tc>
          <w:tcPr>
            <w:tcW w:w="3173" w:type="dxa"/>
            <w:vAlign w:val="bottom"/>
          </w:tcPr>
          <w:p w14:paraId="2A0C6F37" w14:textId="77777777" w:rsidR="0069453C" w:rsidRPr="00520B61" w:rsidRDefault="0069453C" w:rsidP="0069453C">
            <w:proofErr w:type="spellStart"/>
            <w:r w:rsidRPr="00520B61">
              <w:t>az_id</w:t>
            </w:r>
            <w:proofErr w:type="spellEnd"/>
          </w:p>
        </w:tc>
        <w:tc>
          <w:tcPr>
            <w:tcW w:w="3173" w:type="dxa"/>
            <w:vAlign w:val="bottom"/>
          </w:tcPr>
          <w:p w14:paraId="3A135265" w14:textId="77777777" w:rsidR="0069453C" w:rsidRPr="00520B61" w:rsidRDefault="0069453C" w:rsidP="0069453C">
            <w:proofErr w:type="spellStart"/>
            <w:r w:rsidRPr="00520B61">
              <w:t>varchar</w:t>
            </w:r>
            <w:proofErr w:type="spellEnd"/>
          </w:p>
        </w:tc>
        <w:tc>
          <w:tcPr>
            <w:tcW w:w="3174" w:type="dxa"/>
          </w:tcPr>
          <w:p w14:paraId="124CB620" w14:textId="77777777" w:rsidR="0069453C" w:rsidRPr="000A5F30" w:rsidRDefault="0069453C" w:rsidP="0069453C">
            <w:pPr>
              <w:rPr>
                <w:lang w:val="en-US"/>
              </w:rPr>
            </w:pPr>
            <w:r w:rsidRPr="000A5F30">
              <w:rPr>
                <w:lang w:val="en-US"/>
              </w:rPr>
              <w:t>Indicates the ID of the AZ to which a resource belongs</w:t>
            </w:r>
          </w:p>
        </w:tc>
      </w:tr>
      <w:tr w:rsidR="0069453C" w14:paraId="39306467" w14:textId="77777777" w:rsidTr="0069453C">
        <w:tc>
          <w:tcPr>
            <w:tcW w:w="3173" w:type="dxa"/>
            <w:vAlign w:val="bottom"/>
          </w:tcPr>
          <w:p w14:paraId="53EA3F99" w14:textId="77777777" w:rsidR="0069453C" w:rsidRPr="00520B61" w:rsidRDefault="0069453C" w:rsidP="0069453C">
            <w:proofErr w:type="spellStart"/>
            <w:r w:rsidRPr="00520B61">
              <w:t>zone_type</w:t>
            </w:r>
            <w:proofErr w:type="spellEnd"/>
          </w:p>
        </w:tc>
        <w:tc>
          <w:tcPr>
            <w:tcW w:w="3173" w:type="dxa"/>
            <w:vAlign w:val="bottom"/>
          </w:tcPr>
          <w:p w14:paraId="5C96BFD9" w14:textId="77777777" w:rsidR="0069453C" w:rsidRPr="00520B61" w:rsidRDefault="0069453C" w:rsidP="0069453C">
            <w:proofErr w:type="spellStart"/>
            <w:r w:rsidRPr="00520B61">
              <w:t>varchar</w:t>
            </w:r>
            <w:proofErr w:type="spellEnd"/>
          </w:p>
        </w:tc>
        <w:tc>
          <w:tcPr>
            <w:tcW w:w="3174" w:type="dxa"/>
          </w:tcPr>
          <w:p w14:paraId="1E4ADDEC" w14:textId="77777777" w:rsidR="0069453C" w:rsidRPr="000A5F30" w:rsidRDefault="0069453C" w:rsidP="0069453C">
            <w:pPr>
              <w:rPr>
                <w:lang w:val="en-US"/>
              </w:rPr>
            </w:pPr>
            <w:r w:rsidRPr="000A5F30">
              <w:rPr>
                <w:lang w:val="en-US"/>
              </w:rPr>
              <w:t>Indicates the resource type to which a resource belongs</w:t>
            </w:r>
          </w:p>
        </w:tc>
      </w:tr>
      <w:tr w:rsidR="0069453C" w14:paraId="3C4C18F8" w14:textId="77777777" w:rsidTr="0069453C">
        <w:tc>
          <w:tcPr>
            <w:tcW w:w="3173" w:type="dxa"/>
            <w:vAlign w:val="bottom"/>
          </w:tcPr>
          <w:p w14:paraId="108889B4" w14:textId="77777777" w:rsidR="0069453C" w:rsidRPr="00520B61" w:rsidRDefault="0069453C" w:rsidP="0069453C">
            <w:proofErr w:type="spellStart"/>
            <w:r>
              <w:t>Host_group</w:t>
            </w:r>
            <w:proofErr w:type="spellEnd"/>
          </w:p>
        </w:tc>
        <w:tc>
          <w:tcPr>
            <w:tcW w:w="3173" w:type="dxa"/>
            <w:vAlign w:val="bottom"/>
          </w:tcPr>
          <w:p w14:paraId="61178067" w14:textId="77777777" w:rsidR="0069453C" w:rsidRPr="00520B61" w:rsidRDefault="0069453C" w:rsidP="0069453C">
            <w:proofErr w:type="spellStart"/>
            <w:r>
              <w:t>varchar</w:t>
            </w:r>
            <w:proofErr w:type="spellEnd"/>
          </w:p>
        </w:tc>
        <w:tc>
          <w:tcPr>
            <w:tcW w:w="3174" w:type="dxa"/>
          </w:tcPr>
          <w:p w14:paraId="5DA5CA3B" w14:textId="77777777" w:rsidR="0069453C" w:rsidRPr="00520B61" w:rsidRDefault="0069453C" w:rsidP="0069453C">
            <w:r>
              <w:t>None</w:t>
            </w:r>
          </w:p>
        </w:tc>
      </w:tr>
      <w:tr w:rsidR="0069453C" w14:paraId="09B124E5" w14:textId="77777777" w:rsidTr="0069453C">
        <w:tc>
          <w:tcPr>
            <w:tcW w:w="3173" w:type="dxa"/>
            <w:vAlign w:val="bottom"/>
          </w:tcPr>
          <w:p w14:paraId="4E66AC46" w14:textId="77777777" w:rsidR="0069453C" w:rsidRPr="00520B61" w:rsidRDefault="0069453C" w:rsidP="0069453C">
            <w:proofErr w:type="spellStart"/>
            <w:r w:rsidRPr="00520B61">
              <w:t>host_total</w:t>
            </w:r>
            <w:proofErr w:type="spellEnd"/>
          </w:p>
        </w:tc>
        <w:tc>
          <w:tcPr>
            <w:tcW w:w="3173" w:type="dxa"/>
            <w:vAlign w:val="bottom"/>
          </w:tcPr>
          <w:p w14:paraId="53EBCC86" w14:textId="77777777" w:rsidR="0069453C" w:rsidRPr="00520B61" w:rsidRDefault="0069453C" w:rsidP="0069453C">
            <w:r w:rsidRPr="00520B61">
              <w:t>int4</w:t>
            </w:r>
          </w:p>
        </w:tc>
        <w:tc>
          <w:tcPr>
            <w:tcW w:w="3174" w:type="dxa"/>
          </w:tcPr>
          <w:p w14:paraId="18121B61" w14:textId="77777777" w:rsidR="0069453C" w:rsidRPr="000A5F30" w:rsidRDefault="0069453C" w:rsidP="0069453C">
            <w:pPr>
              <w:rPr>
                <w:lang w:val="en-US"/>
              </w:rPr>
            </w:pPr>
            <w:r w:rsidRPr="000A5F30">
              <w:rPr>
                <w:lang w:val="en-US"/>
              </w:rPr>
              <w:t>Number of resources in total</w:t>
            </w:r>
          </w:p>
        </w:tc>
      </w:tr>
      <w:tr w:rsidR="0069453C" w14:paraId="73130BF3" w14:textId="77777777" w:rsidTr="0069453C">
        <w:tc>
          <w:tcPr>
            <w:tcW w:w="3173" w:type="dxa"/>
            <w:vAlign w:val="bottom"/>
          </w:tcPr>
          <w:p w14:paraId="6BE111B2" w14:textId="77777777" w:rsidR="0069453C" w:rsidRPr="00520B61" w:rsidRDefault="0069453C" w:rsidP="0069453C">
            <w:proofErr w:type="spellStart"/>
            <w:r w:rsidRPr="00520B61">
              <w:t>etl_created</w:t>
            </w:r>
            <w:proofErr w:type="spellEnd"/>
          </w:p>
        </w:tc>
        <w:tc>
          <w:tcPr>
            <w:tcW w:w="3173" w:type="dxa"/>
            <w:vAlign w:val="bottom"/>
          </w:tcPr>
          <w:p w14:paraId="3470D5D2" w14:textId="77777777" w:rsidR="0069453C" w:rsidRPr="00520B61" w:rsidRDefault="0069453C" w:rsidP="0069453C">
            <w:proofErr w:type="spellStart"/>
            <w:r w:rsidRPr="00520B61">
              <w:t>timestamp</w:t>
            </w:r>
            <w:proofErr w:type="spellEnd"/>
          </w:p>
        </w:tc>
        <w:tc>
          <w:tcPr>
            <w:tcW w:w="3174" w:type="dxa"/>
          </w:tcPr>
          <w:p w14:paraId="67C7B260" w14:textId="77777777" w:rsidR="0069453C" w:rsidRPr="000A5F30" w:rsidRDefault="0069453C" w:rsidP="0069453C">
            <w:pPr>
              <w:rPr>
                <w:lang w:val="en-US"/>
              </w:rPr>
            </w:pPr>
            <w:r w:rsidRPr="000A5F30">
              <w:rPr>
                <w:lang w:val="en-US"/>
              </w:rPr>
              <w:t>Displays when this data set was created</w:t>
            </w:r>
          </w:p>
        </w:tc>
      </w:tr>
    </w:tbl>
    <w:p w14:paraId="3CBE6BE1" w14:textId="77777777" w:rsidR="0069453C" w:rsidRDefault="0069453C" w:rsidP="0069453C"/>
    <w:p w14:paraId="703D614A" w14:textId="3CE65935" w:rsidR="0069453C" w:rsidRDefault="0069453C" w:rsidP="0069453C">
      <w:pPr>
        <w:pStyle w:val="Heading3"/>
      </w:pPr>
      <w:bookmarkStart w:id="453" w:name="_Toc50624460"/>
      <w:bookmarkStart w:id="454" w:name="_Toc124349983"/>
      <w:proofErr w:type="spellStart"/>
      <w:r>
        <w:t>Business.</w:t>
      </w:r>
      <w:r w:rsidRPr="00100A2E">
        <w:t>dim_ol_capacity_ecs_vm</w:t>
      </w:r>
      <w:bookmarkEnd w:id="453"/>
      <w:bookmarkEnd w:id="454"/>
      <w:proofErr w:type="spellEnd"/>
    </w:p>
    <w:p w14:paraId="71567FE3" w14:textId="25759E5F" w:rsidR="00980AE0" w:rsidRPr="0069453C" w:rsidRDefault="00980AE0" w:rsidP="00980AE0">
      <w:r>
        <w:t>This table is only available if you use Enterprise Dashboard Extra Large. It’s possible to receive Capacity data of your Open Telekom Cloud Hybrid in Enterprise Dashboard. The actual availability of data sets depends on your Hybrid Installation. Data is exported once per day. The “timestamp” attribute shows when the data was collected.</w:t>
      </w:r>
    </w:p>
    <w:p w14:paraId="6E123783" w14:textId="77777777" w:rsidR="002D2009" w:rsidRPr="002D2009" w:rsidRDefault="002D2009" w:rsidP="002D2009"/>
    <w:tbl>
      <w:tblPr>
        <w:tblStyle w:val="Tabellengitternetz2"/>
        <w:tblW w:w="0" w:type="auto"/>
        <w:tblInd w:w="-10" w:type="dxa"/>
        <w:tblLook w:val="04A0" w:firstRow="1" w:lastRow="0" w:firstColumn="1" w:lastColumn="0" w:noHBand="0" w:noVBand="1"/>
      </w:tblPr>
      <w:tblGrid>
        <w:gridCol w:w="3173"/>
        <w:gridCol w:w="3173"/>
        <w:gridCol w:w="3174"/>
      </w:tblGrid>
      <w:tr w:rsidR="0069453C" w14:paraId="4BACD7E7" w14:textId="77777777" w:rsidTr="0069453C">
        <w:trPr>
          <w:cnfStyle w:val="100000000000" w:firstRow="1" w:lastRow="0" w:firstColumn="0" w:lastColumn="0" w:oddVBand="0" w:evenVBand="0" w:oddHBand="0" w:evenHBand="0" w:firstRowFirstColumn="0" w:firstRowLastColumn="0" w:lastRowFirstColumn="0" w:lastRowLastColumn="0"/>
        </w:trPr>
        <w:tc>
          <w:tcPr>
            <w:tcW w:w="3173" w:type="dxa"/>
          </w:tcPr>
          <w:p w14:paraId="7DCA49D1" w14:textId="77777777" w:rsidR="0069453C" w:rsidRDefault="0069453C" w:rsidP="0069453C">
            <w:r>
              <w:lastRenderedPageBreak/>
              <w:t xml:space="preserve">Field </w:t>
            </w:r>
            <w:proofErr w:type="spellStart"/>
            <w:r>
              <w:t>name</w:t>
            </w:r>
            <w:proofErr w:type="spellEnd"/>
          </w:p>
        </w:tc>
        <w:tc>
          <w:tcPr>
            <w:tcW w:w="3173" w:type="dxa"/>
          </w:tcPr>
          <w:p w14:paraId="547ED388" w14:textId="77777777" w:rsidR="0069453C" w:rsidRDefault="0069453C" w:rsidP="0069453C">
            <w:r>
              <w:t>Data type</w:t>
            </w:r>
          </w:p>
        </w:tc>
        <w:tc>
          <w:tcPr>
            <w:tcW w:w="3174" w:type="dxa"/>
          </w:tcPr>
          <w:p w14:paraId="2085E4F2" w14:textId="77777777" w:rsidR="0069453C" w:rsidRDefault="0069453C" w:rsidP="0069453C">
            <w:r>
              <w:t>Description</w:t>
            </w:r>
          </w:p>
        </w:tc>
      </w:tr>
      <w:tr w:rsidR="0069453C" w:rsidRPr="00520B61" w14:paraId="3FA81609" w14:textId="77777777" w:rsidTr="0069453C">
        <w:tc>
          <w:tcPr>
            <w:tcW w:w="3173" w:type="dxa"/>
            <w:vAlign w:val="bottom"/>
          </w:tcPr>
          <w:p w14:paraId="40E39767" w14:textId="77777777" w:rsidR="0069453C" w:rsidRPr="00520B61" w:rsidRDefault="0069453C" w:rsidP="0069453C">
            <w:proofErr w:type="spellStart"/>
            <w:r w:rsidRPr="00520B61">
              <w:t>service</w:t>
            </w:r>
            <w:proofErr w:type="spellEnd"/>
          </w:p>
        </w:tc>
        <w:tc>
          <w:tcPr>
            <w:tcW w:w="3173" w:type="dxa"/>
            <w:vAlign w:val="bottom"/>
          </w:tcPr>
          <w:p w14:paraId="76342621" w14:textId="77777777" w:rsidR="0069453C" w:rsidRPr="00520B61" w:rsidRDefault="0069453C" w:rsidP="0069453C">
            <w:proofErr w:type="spellStart"/>
            <w:r w:rsidRPr="00520B61">
              <w:t>varchar</w:t>
            </w:r>
            <w:proofErr w:type="spellEnd"/>
          </w:p>
        </w:tc>
        <w:tc>
          <w:tcPr>
            <w:tcW w:w="3174" w:type="dxa"/>
          </w:tcPr>
          <w:p w14:paraId="49A7A66A" w14:textId="77777777" w:rsidR="0069453C" w:rsidRPr="000A5F30" w:rsidRDefault="0069453C" w:rsidP="0069453C">
            <w:pPr>
              <w:rPr>
                <w:lang w:val="en-US"/>
              </w:rPr>
            </w:pPr>
            <w:r w:rsidRPr="000A5F30">
              <w:rPr>
                <w:lang w:val="en-US"/>
              </w:rPr>
              <w:t>Indicates the service name, which identifies the service to which a resource belongs</w:t>
            </w:r>
          </w:p>
        </w:tc>
      </w:tr>
      <w:tr w:rsidR="0069453C" w:rsidRPr="00520B61" w14:paraId="0E51CDED" w14:textId="77777777" w:rsidTr="0069453C">
        <w:tc>
          <w:tcPr>
            <w:tcW w:w="3173" w:type="dxa"/>
            <w:vAlign w:val="bottom"/>
          </w:tcPr>
          <w:p w14:paraId="2E6235D5" w14:textId="77777777" w:rsidR="0069453C" w:rsidRPr="00520B61" w:rsidRDefault="0069453C" w:rsidP="0069453C">
            <w:proofErr w:type="spellStart"/>
            <w:r w:rsidRPr="00520B61">
              <w:t>timestamp</w:t>
            </w:r>
            <w:proofErr w:type="spellEnd"/>
          </w:p>
        </w:tc>
        <w:tc>
          <w:tcPr>
            <w:tcW w:w="3173" w:type="dxa"/>
            <w:vAlign w:val="bottom"/>
          </w:tcPr>
          <w:p w14:paraId="08B7E8B3" w14:textId="77777777" w:rsidR="0069453C" w:rsidRPr="00520B61" w:rsidRDefault="0069453C" w:rsidP="0069453C">
            <w:proofErr w:type="spellStart"/>
            <w:r w:rsidRPr="00520B61">
              <w:t>timestamp</w:t>
            </w:r>
            <w:proofErr w:type="spellEnd"/>
          </w:p>
        </w:tc>
        <w:tc>
          <w:tcPr>
            <w:tcW w:w="3174" w:type="dxa"/>
          </w:tcPr>
          <w:p w14:paraId="1266D6F9" w14:textId="170F7E95" w:rsidR="0069453C" w:rsidRPr="000A5F30" w:rsidRDefault="0069453C" w:rsidP="0069453C">
            <w:pPr>
              <w:rPr>
                <w:lang w:val="en-US"/>
              </w:rPr>
            </w:pPr>
            <w:r w:rsidRPr="000A5F30">
              <w:rPr>
                <w:lang w:val="en-US"/>
              </w:rPr>
              <w:t xml:space="preserve">Indicates the time stamp in </w:t>
            </w:r>
            <w:r w:rsidR="00204D68">
              <w:rPr>
                <w:lang w:val="en-US"/>
              </w:rPr>
              <w:t>U</w:t>
            </w:r>
            <w:r w:rsidRPr="000A5F30">
              <w:rPr>
                <w:lang w:val="en-US"/>
              </w:rPr>
              <w:t>nix format, e.g. 1598306400000</w:t>
            </w:r>
          </w:p>
        </w:tc>
      </w:tr>
      <w:tr w:rsidR="0069453C" w:rsidRPr="00520B61" w14:paraId="780446BA" w14:textId="77777777" w:rsidTr="0069453C">
        <w:tc>
          <w:tcPr>
            <w:tcW w:w="3173" w:type="dxa"/>
            <w:vAlign w:val="bottom"/>
          </w:tcPr>
          <w:p w14:paraId="7355AACD" w14:textId="77777777" w:rsidR="0069453C" w:rsidRPr="00520B61" w:rsidRDefault="0069453C" w:rsidP="0069453C">
            <w:proofErr w:type="spellStart"/>
            <w:r w:rsidRPr="00520B61">
              <w:t>region</w:t>
            </w:r>
            <w:proofErr w:type="spellEnd"/>
          </w:p>
        </w:tc>
        <w:tc>
          <w:tcPr>
            <w:tcW w:w="3173" w:type="dxa"/>
            <w:vAlign w:val="bottom"/>
          </w:tcPr>
          <w:p w14:paraId="38867308" w14:textId="77777777" w:rsidR="0069453C" w:rsidRPr="00520B61" w:rsidRDefault="0069453C" w:rsidP="0069453C">
            <w:proofErr w:type="spellStart"/>
            <w:r w:rsidRPr="00520B61">
              <w:t>varchar</w:t>
            </w:r>
            <w:proofErr w:type="spellEnd"/>
          </w:p>
        </w:tc>
        <w:tc>
          <w:tcPr>
            <w:tcW w:w="3174" w:type="dxa"/>
          </w:tcPr>
          <w:p w14:paraId="18F7DDCA" w14:textId="77777777" w:rsidR="0069453C" w:rsidRPr="000A5F30" w:rsidRDefault="0069453C" w:rsidP="0069453C">
            <w:pPr>
              <w:rPr>
                <w:lang w:val="en-US"/>
              </w:rPr>
            </w:pPr>
            <w:r w:rsidRPr="000A5F30">
              <w:rPr>
                <w:lang w:val="en-US"/>
              </w:rPr>
              <w:t>Indicates the name of the region to which a resource belongs.</w:t>
            </w:r>
          </w:p>
        </w:tc>
      </w:tr>
      <w:tr w:rsidR="0069453C" w:rsidRPr="00520B61" w14:paraId="38EAB02F" w14:textId="77777777" w:rsidTr="0069453C">
        <w:tc>
          <w:tcPr>
            <w:tcW w:w="3173" w:type="dxa"/>
            <w:vAlign w:val="bottom"/>
          </w:tcPr>
          <w:p w14:paraId="571A3E30" w14:textId="77777777" w:rsidR="0069453C" w:rsidRPr="00520B61" w:rsidRDefault="0069453C" w:rsidP="0069453C">
            <w:proofErr w:type="spellStart"/>
            <w:r w:rsidRPr="00520B61">
              <w:t>az</w:t>
            </w:r>
            <w:proofErr w:type="spellEnd"/>
          </w:p>
        </w:tc>
        <w:tc>
          <w:tcPr>
            <w:tcW w:w="3173" w:type="dxa"/>
            <w:vAlign w:val="bottom"/>
          </w:tcPr>
          <w:p w14:paraId="24D09194" w14:textId="77777777" w:rsidR="0069453C" w:rsidRPr="00520B61" w:rsidRDefault="0069453C" w:rsidP="0069453C">
            <w:proofErr w:type="spellStart"/>
            <w:r w:rsidRPr="00520B61">
              <w:t>varchar</w:t>
            </w:r>
            <w:proofErr w:type="spellEnd"/>
          </w:p>
        </w:tc>
        <w:tc>
          <w:tcPr>
            <w:tcW w:w="3174" w:type="dxa"/>
          </w:tcPr>
          <w:p w14:paraId="706DA1F2" w14:textId="77777777" w:rsidR="0069453C" w:rsidRPr="000A5F30" w:rsidRDefault="0069453C" w:rsidP="0069453C">
            <w:pPr>
              <w:rPr>
                <w:lang w:val="en-US"/>
              </w:rPr>
            </w:pPr>
            <w:r w:rsidRPr="000A5F30">
              <w:rPr>
                <w:lang w:val="en-US"/>
              </w:rPr>
              <w:t>Indicates the name of the AZ to which a resource belongs.</w:t>
            </w:r>
          </w:p>
        </w:tc>
      </w:tr>
      <w:tr w:rsidR="0069453C" w:rsidRPr="00520B61" w14:paraId="37BD3900" w14:textId="77777777" w:rsidTr="0069453C">
        <w:tc>
          <w:tcPr>
            <w:tcW w:w="3173" w:type="dxa"/>
            <w:vAlign w:val="bottom"/>
          </w:tcPr>
          <w:p w14:paraId="1E75CAE0" w14:textId="77777777" w:rsidR="0069453C" w:rsidRPr="00520B61" w:rsidRDefault="0069453C" w:rsidP="0069453C">
            <w:proofErr w:type="spellStart"/>
            <w:r w:rsidRPr="00520B61">
              <w:t>zone</w:t>
            </w:r>
            <w:proofErr w:type="spellEnd"/>
          </w:p>
        </w:tc>
        <w:tc>
          <w:tcPr>
            <w:tcW w:w="3173" w:type="dxa"/>
            <w:vAlign w:val="bottom"/>
          </w:tcPr>
          <w:p w14:paraId="27F4B803" w14:textId="77777777" w:rsidR="0069453C" w:rsidRPr="00520B61" w:rsidRDefault="0069453C" w:rsidP="0069453C">
            <w:proofErr w:type="spellStart"/>
            <w:r w:rsidRPr="00520B61">
              <w:t>varchar</w:t>
            </w:r>
            <w:proofErr w:type="spellEnd"/>
          </w:p>
        </w:tc>
        <w:tc>
          <w:tcPr>
            <w:tcW w:w="3174" w:type="dxa"/>
          </w:tcPr>
          <w:p w14:paraId="72440D40" w14:textId="77777777" w:rsidR="0069453C" w:rsidRPr="000A5F30" w:rsidRDefault="0069453C" w:rsidP="0069453C">
            <w:pPr>
              <w:rPr>
                <w:lang w:val="en-US"/>
              </w:rPr>
            </w:pPr>
            <w:r w:rsidRPr="000A5F30">
              <w:rPr>
                <w:lang w:val="en-US"/>
              </w:rPr>
              <w:t>Indicates the POD to which a resource belongs.</w:t>
            </w:r>
          </w:p>
        </w:tc>
      </w:tr>
      <w:tr w:rsidR="0069453C" w:rsidRPr="00520B61" w14:paraId="61B8B70D" w14:textId="77777777" w:rsidTr="0069453C">
        <w:tc>
          <w:tcPr>
            <w:tcW w:w="3173" w:type="dxa"/>
            <w:vAlign w:val="bottom"/>
          </w:tcPr>
          <w:p w14:paraId="71408C70" w14:textId="77777777" w:rsidR="0069453C" w:rsidRPr="00520B61" w:rsidRDefault="0069453C" w:rsidP="0069453C">
            <w:proofErr w:type="spellStart"/>
            <w:r w:rsidRPr="00520B61">
              <w:t>cluster</w:t>
            </w:r>
            <w:proofErr w:type="spellEnd"/>
          </w:p>
        </w:tc>
        <w:tc>
          <w:tcPr>
            <w:tcW w:w="3173" w:type="dxa"/>
            <w:vAlign w:val="bottom"/>
          </w:tcPr>
          <w:p w14:paraId="5458A3EA" w14:textId="77777777" w:rsidR="0069453C" w:rsidRPr="00520B61" w:rsidRDefault="0069453C" w:rsidP="0069453C">
            <w:proofErr w:type="spellStart"/>
            <w:r w:rsidRPr="00520B61">
              <w:t>varchar</w:t>
            </w:r>
            <w:proofErr w:type="spellEnd"/>
          </w:p>
        </w:tc>
        <w:tc>
          <w:tcPr>
            <w:tcW w:w="3174" w:type="dxa"/>
          </w:tcPr>
          <w:p w14:paraId="67953254" w14:textId="77777777" w:rsidR="0069453C" w:rsidRPr="000A5F30" w:rsidRDefault="0069453C" w:rsidP="0069453C">
            <w:pPr>
              <w:rPr>
                <w:lang w:val="en-US"/>
              </w:rPr>
            </w:pPr>
            <w:r w:rsidRPr="000A5F30">
              <w:rPr>
                <w:lang w:val="en-US"/>
              </w:rPr>
              <w:t xml:space="preserve">Indicates the name of the cluster to which a resource belongs. </w:t>
            </w:r>
          </w:p>
        </w:tc>
      </w:tr>
      <w:tr w:rsidR="0069453C" w:rsidRPr="00520B61" w14:paraId="19A72652" w14:textId="77777777" w:rsidTr="0069453C">
        <w:tc>
          <w:tcPr>
            <w:tcW w:w="3173" w:type="dxa"/>
            <w:vAlign w:val="bottom"/>
          </w:tcPr>
          <w:p w14:paraId="06535534" w14:textId="77777777" w:rsidR="0069453C" w:rsidRPr="00520B61" w:rsidRDefault="0069453C" w:rsidP="0069453C">
            <w:r w:rsidRPr="00520B61">
              <w:t>host</w:t>
            </w:r>
          </w:p>
        </w:tc>
        <w:tc>
          <w:tcPr>
            <w:tcW w:w="3173" w:type="dxa"/>
            <w:vAlign w:val="bottom"/>
          </w:tcPr>
          <w:p w14:paraId="45F85972" w14:textId="77777777" w:rsidR="0069453C" w:rsidRPr="00520B61" w:rsidRDefault="0069453C" w:rsidP="0069453C">
            <w:proofErr w:type="spellStart"/>
            <w:r w:rsidRPr="00520B61">
              <w:t>varchar</w:t>
            </w:r>
            <w:proofErr w:type="spellEnd"/>
          </w:p>
        </w:tc>
        <w:tc>
          <w:tcPr>
            <w:tcW w:w="3174" w:type="dxa"/>
          </w:tcPr>
          <w:p w14:paraId="638C5509" w14:textId="77777777" w:rsidR="0069453C" w:rsidRPr="00520B61" w:rsidRDefault="0069453C" w:rsidP="0069453C">
            <w:r w:rsidRPr="00520B61">
              <w:t>None</w:t>
            </w:r>
          </w:p>
        </w:tc>
      </w:tr>
      <w:tr w:rsidR="0069453C" w:rsidRPr="00520B61" w14:paraId="46FF6C39" w14:textId="77777777" w:rsidTr="0069453C">
        <w:tc>
          <w:tcPr>
            <w:tcW w:w="3173" w:type="dxa"/>
            <w:vAlign w:val="bottom"/>
          </w:tcPr>
          <w:p w14:paraId="3C75C86B" w14:textId="77777777" w:rsidR="0069453C" w:rsidRPr="00520B61" w:rsidRDefault="0069453C" w:rsidP="0069453C">
            <w:proofErr w:type="spellStart"/>
            <w:r w:rsidRPr="00520B61">
              <w:t>resource_type</w:t>
            </w:r>
            <w:proofErr w:type="spellEnd"/>
          </w:p>
        </w:tc>
        <w:tc>
          <w:tcPr>
            <w:tcW w:w="3173" w:type="dxa"/>
            <w:vAlign w:val="bottom"/>
          </w:tcPr>
          <w:p w14:paraId="0D96864B" w14:textId="77777777" w:rsidR="0069453C" w:rsidRPr="00520B61" w:rsidRDefault="0069453C" w:rsidP="0069453C">
            <w:proofErr w:type="spellStart"/>
            <w:r w:rsidRPr="00520B61">
              <w:t>varchar</w:t>
            </w:r>
            <w:proofErr w:type="spellEnd"/>
          </w:p>
        </w:tc>
        <w:tc>
          <w:tcPr>
            <w:tcW w:w="3174" w:type="dxa"/>
            <w:vAlign w:val="top"/>
          </w:tcPr>
          <w:p w14:paraId="62AAA16B" w14:textId="77777777" w:rsidR="0069453C" w:rsidRPr="000A5F30" w:rsidRDefault="0069453C" w:rsidP="0069453C">
            <w:pPr>
              <w:rPr>
                <w:lang w:val="en-US"/>
              </w:rPr>
            </w:pPr>
            <w:r w:rsidRPr="000A5F30">
              <w:rPr>
                <w:lang w:val="en-US"/>
              </w:rPr>
              <w:t>Indicates the resource type, e.g. s2.8xlarge.2</w:t>
            </w:r>
          </w:p>
        </w:tc>
      </w:tr>
      <w:tr w:rsidR="0069453C" w:rsidRPr="00520B61" w14:paraId="0B002AE9" w14:textId="77777777" w:rsidTr="0069453C">
        <w:tc>
          <w:tcPr>
            <w:tcW w:w="3173" w:type="dxa"/>
            <w:vAlign w:val="bottom"/>
          </w:tcPr>
          <w:p w14:paraId="4FE7A531" w14:textId="77777777" w:rsidR="0069453C" w:rsidRPr="00520B61" w:rsidRDefault="0069453C" w:rsidP="0069453C">
            <w:r w:rsidRPr="00520B61">
              <w:t>type</w:t>
            </w:r>
          </w:p>
        </w:tc>
        <w:tc>
          <w:tcPr>
            <w:tcW w:w="3173" w:type="dxa"/>
            <w:vAlign w:val="bottom"/>
          </w:tcPr>
          <w:p w14:paraId="04B92484" w14:textId="77777777" w:rsidR="0069453C" w:rsidRPr="00520B61" w:rsidRDefault="0069453C" w:rsidP="0069453C">
            <w:proofErr w:type="spellStart"/>
            <w:r w:rsidRPr="00520B61">
              <w:t>varchar</w:t>
            </w:r>
            <w:proofErr w:type="spellEnd"/>
          </w:p>
        </w:tc>
        <w:tc>
          <w:tcPr>
            <w:tcW w:w="3174" w:type="dxa"/>
          </w:tcPr>
          <w:p w14:paraId="4DBA9C04" w14:textId="77777777" w:rsidR="0069453C" w:rsidRPr="00520B61" w:rsidRDefault="0069453C" w:rsidP="0069453C">
            <w:r w:rsidRPr="00520B61">
              <w:t>None</w:t>
            </w:r>
          </w:p>
        </w:tc>
      </w:tr>
      <w:tr w:rsidR="0069453C" w:rsidRPr="00520B61" w14:paraId="42476E1F" w14:textId="77777777" w:rsidTr="0069453C">
        <w:tc>
          <w:tcPr>
            <w:tcW w:w="3173" w:type="dxa"/>
            <w:vAlign w:val="bottom"/>
          </w:tcPr>
          <w:p w14:paraId="207ADDE0" w14:textId="77777777" w:rsidR="0069453C" w:rsidRPr="00520B61" w:rsidRDefault="0069453C" w:rsidP="0069453C">
            <w:r w:rsidRPr="00520B61">
              <w:t>total</w:t>
            </w:r>
          </w:p>
        </w:tc>
        <w:tc>
          <w:tcPr>
            <w:tcW w:w="3173" w:type="dxa"/>
            <w:vAlign w:val="bottom"/>
          </w:tcPr>
          <w:p w14:paraId="249E9AD1" w14:textId="77777777" w:rsidR="0069453C" w:rsidRPr="00520B61" w:rsidRDefault="0069453C" w:rsidP="0069453C">
            <w:r w:rsidRPr="00520B61">
              <w:t>float8</w:t>
            </w:r>
          </w:p>
        </w:tc>
        <w:tc>
          <w:tcPr>
            <w:tcW w:w="3174" w:type="dxa"/>
          </w:tcPr>
          <w:p w14:paraId="73A5FF7E" w14:textId="77777777" w:rsidR="0069453C" w:rsidRPr="00520B61" w:rsidRDefault="0069453C" w:rsidP="0069453C">
            <w:r w:rsidRPr="00520B61">
              <w:t>None</w:t>
            </w:r>
          </w:p>
        </w:tc>
      </w:tr>
      <w:tr w:rsidR="0069453C" w:rsidRPr="00520B61" w14:paraId="30707DAA" w14:textId="77777777" w:rsidTr="0069453C">
        <w:tc>
          <w:tcPr>
            <w:tcW w:w="3173" w:type="dxa"/>
            <w:vAlign w:val="bottom"/>
          </w:tcPr>
          <w:p w14:paraId="49588416" w14:textId="77777777" w:rsidR="0069453C" w:rsidRPr="00520B61" w:rsidRDefault="0069453C" w:rsidP="0069453C">
            <w:proofErr w:type="spellStart"/>
            <w:r w:rsidRPr="00520B61">
              <w:t>used</w:t>
            </w:r>
            <w:proofErr w:type="spellEnd"/>
          </w:p>
        </w:tc>
        <w:tc>
          <w:tcPr>
            <w:tcW w:w="3173" w:type="dxa"/>
            <w:vAlign w:val="bottom"/>
          </w:tcPr>
          <w:p w14:paraId="63D01E40" w14:textId="77777777" w:rsidR="0069453C" w:rsidRPr="00520B61" w:rsidRDefault="0069453C" w:rsidP="0069453C">
            <w:r w:rsidRPr="00520B61">
              <w:t>float8</w:t>
            </w:r>
          </w:p>
        </w:tc>
        <w:tc>
          <w:tcPr>
            <w:tcW w:w="3174" w:type="dxa"/>
          </w:tcPr>
          <w:p w14:paraId="42256A6C" w14:textId="77777777" w:rsidR="0069453C" w:rsidRPr="00520B61" w:rsidRDefault="0069453C" w:rsidP="0069453C">
            <w:r w:rsidRPr="00520B61">
              <w:t>None</w:t>
            </w:r>
          </w:p>
        </w:tc>
      </w:tr>
      <w:tr w:rsidR="0069453C" w:rsidRPr="00520B61" w14:paraId="0593E73D" w14:textId="77777777" w:rsidTr="0069453C">
        <w:tc>
          <w:tcPr>
            <w:tcW w:w="3173" w:type="dxa"/>
            <w:vAlign w:val="bottom"/>
          </w:tcPr>
          <w:p w14:paraId="6691A0B9" w14:textId="77777777" w:rsidR="0069453C" w:rsidRPr="00520B61" w:rsidRDefault="0069453C" w:rsidP="0069453C">
            <w:proofErr w:type="spellStart"/>
            <w:r w:rsidRPr="00520B61">
              <w:t>free</w:t>
            </w:r>
            <w:proofErr w:type="spellEnd"/>
          </w:p>
        </w:tc>
        <w:tc>
          <w:tcPr>
            <w:tcW w:w="3173" w:type="dxa"/>
            <w:vAlign w:val="bottom"/>
          </w:tcPr>
          <w:p w14:paraId="7BCFBB5C" w14:textId="77777777" w:rsidR="0069453C" w:rsidRPr="00520B61" w:rsidRDefault="0069453C" w:rsidP="0069453C">
            <w:r w:rsidRPr="00520B61">
              <w:t>float8</w:t>
            </w:r>
          </w:p>
        </w:tc>
        <w:tc>
          <w:tcPr>
            <w:tcW w:w="3174" w:type="dxa"/>
          </w:tcPr>
          <w:p w14:paraId="6B53B6AC" w14:textId="77777777" w:rsidR="0069453C" w:rsidRPr="00520B61" w:rsidRDefault="0069453C" w:rsidP="0069453C">
            <w:r w:rsidRPr="00520B61">
              <w:t>None</w:t>
            </w:r>
          </w:p>
        </w:tc>
      </w:tr>
      <w:tr w:rsidR="0069453C" w:rsidRPr="00520B61" w14:paraId="01BDBD23" w14:textId="77777777" w:rsidTr="0069453C">
        <w:tc>
          <w:tcPr>
            <w:tcW w:w="3173" w:type="dxa"/>
            <w:vAlign w:val="bottom"/>
          </w:tcPr>
          <w:p w14:paraId="161AC14A" w14:textId="77777777" w:rsidR="0069453C" w:rsidRPr="00520B61" w:rsidRDefault="0069453C" w:rsidP="0069453C">
            <w:proofErr w:type="spellStart"/>
            <w:r w:rsidRPr="00520B61">
              <w:t>allocated</w:t>
            </w:r>
            <w:proofErr w:type="spellEnd"/>
          </w:p>
        </w:tc>
        <w:tc>
          <w:tcPr>
            <w:tcW w:w="3173" w:type="dxa"/>
            <w:vAlign w:val="bottom"/>
          </w:tcPr>
          <w:p w14:paraId="1B75FB38" w14:textId="77777777" w:rsidR="0069453C" w:rsidRPr="00520B61" w:rsidRDefault="0069453C" w:rsidP="0069453C">
            <w:r w:rsidRPr="00520B61">
              <w:t>float8</w:t>
            </w:r>
          </w:p>
        </w:tc>
        <w:tc>
          <w:tcPr>
            <w:tcW w:w="3174" w:type="dxa"/>
            <w:vAlign w:val="top"/>
          </w:tcPr>
          <w:p w14:paraId="183343D3" w14:textId="77777777" w:rsidR="0069453C" w:rsidRPr="00520B61" w:rsidRDefault="0069453C" w:rsidP="0069453C">
            <w:r w:rsidRPr="000A5F30">
              <w:rPr>
                <w:lang w:val="en-US"/>
              </w:rPr>
              <w:t xml:space="preserve">Indicates the number of allocated resources. </w:t>
            </w:r>
            <w:r w:rsidRPr="00520B61">
              <w:t>Unit: VM.</w:t>
            </w:r>
          </w:p>
        </w:tc>
      </w:tr>
      <w:tr w:rsidR="0069453C" w:rsidRPr="00520B61" w14:paraId="150AC176" w14:textId="77777777" w:rsidTr="0069453C">
        <w:tc>
          <w:tcPr>
            <w:tcW w:w="3173" w:type="dxa"/>
            <w:vAlign w:val="bottom"/>
          </w:tcPr>
          <w:p w14:paraId="670DA621" w14:textId="77777777" w:rsidR="0069453C" w:rsidRPr="00520B61" w:rsidRDefault="0069453C" w:rsidP="0069453C">
            <w:proofErr w:type="spellStart"/>
            <w:r w:rsidRPr="00520B61">
              <w:t>spot_allocated</w:t>
            </w:r>
            <w:proofErr w:type="spellEnd"/>
          </w:p>
        </w:tc>
        <w:tc>
          <w:tcPr>
            <w:tcW w:w="3173" w:type="dxa"/>
            <w:vAlign w:val="bottom"/>
          </w:tcPr>
          <w:p w14:paraId="11AB2599" w14:textId="77777777" w:rsidR="0069453C" w:rsidRPr="00520B61" w:rsidRDefault="0069453C" w:rsidP="0069453C">
            <w:r w:rsidRPr="00520B61">
              <w:t>float8</w:t>
            </w:r>
          </w:p>
        </w:tc>
        <w:tc>
          <w:tcPr>
            <w:tcW w:w="3174" w:type="dxa"/>
          </w:tcPr>
          <w:p w14:paraId="6DCE0E62" w14:textId="77777777" w:rsidR="0069453C" w:rsidRPr="00520B61" w:rsidRDefault="0069453C" w:rsidP="0069453C">
            <w:r w:rsidRPr="00520B61">
              <w:t>None</w:t>
            </w:r>
          </w:p>
        </w:tc>
      </w:tr>
      <w:tr w:rsidR="0069453C" w:rsidRPr="00520B61" w14:paraId="175132C2" w14:textId="77777777" w:rsidTr="0069453C">
        <w:tc>
          <w:tcPr>
            <w:tcW w:w="3173" w:type="dxa"/>
            <w:vAlign w:val="bottom"/>
          </w:tcPr>
          <w:p w14:paraId="58AC8915" w14:textId="77777777" w:rsidR="0069453C" w:rsidRPr="00520B61" w:rsidRDefault="0069453C" w:rsidP="0069453C">
            <w:proofErr w:type="spellStart"/>
            <w:r w:rsidRPr="00520B61">
              <w:t>containerAllocated</w:t>
            </w:r>
            <w:proofErr w:type="spellEnd"/>
          </w:p>
        </w:tc>
        <w:tc>
          <w:tcPr>
            <w:tcW w:w="3173" w:type="dxa"/>
            <w:vAlign w:val="bottom"/>
          </w:tcPr>
          <w:p w14:paraId="6E13D3D3" w14:textId="77777777" w:rsidR="0069453C" w:rsidRPr="00520B61" w:rsidRDefault="0069453C" w:rsidP="0069453C">
            <w:r w:rsidRPr="00520B61">
              <w:t>float8</w:t>
            </w:r>
          </w:p>
        </w:tc>
        <w:tc>
          <w:tcPr>
            <w:tcW w:w="3174" w:type="dxa"/>
          </w:tcPr>
          <w:p w14:paraId="09B246C2" w14:textId="77777777" w:rsidR="0069453C" w:rsidRPr="00520B61" w:rsidRDefault="0069453C" w:rsidP="0069453C">
            <w:r w:rsidRPr="00520B61">
              <w:t>None</w:t>
            </w:r>
          </w:p>
        </w:tc>
      </w:tr>
      <w:tr w:rsidR="0069453C" w:rsidRPr="00520B61" w14:paraId="43F96EFF" w14:textId="77777777" w:rsidTr="0069453C">
        <w:tc>
          <w:tcPr>
            <w:tcW w:w="3173" w:type="dxa"/>
            <w:vAlign w:val="bottom"/>
          </w:tcPr>
          <w:p w14:paraId="2114EB62" w14:textId="77777777" w:rsidR="0069453C" w:rsidRPr="00520B61" w:rsidRDefault="0069453C" w:rsidP="0069453C">
            <w:proofErr w:type="spellStart"/>
            <w:r w:rsidRPr="00520B61">
              <w:t>available</w:t>
            </w:r>
            <w:proofErr w:type="spellEnd"/>
          </w:p>
        </w:tc>
        <w:tc>
          <w:tcPr>
            <w:tcW w:w="3173" w:type="dxa"/>
            <w:vAlign w:val="bottom"/>
          </w:tcPr>
          <w:p w14:paraId="3A96DD34" w14:textId="77777777" w:rsidR="0069453C" w:rsidRPr="00520B61" w:rsidRDefault="0069453C" w:rsidP="0069453C">
            <w:r w:rsidRPr="00520B61">
              <w:t>float8</w:t>
            </w:r>
          </w:p>
        </w:tc>
        <w:tc>
          <w:tcPr>
            <w:tcW w:w="3174" w:type="dxa"/>
          </w:tcPr>
          <w:p w14:paraId="48B0DC1F" w14:textId="77777777" w:rsidR="0069453C" w:rsidRPr="00520B61" w:rsidRDefault="0069453C" w:rsidP="0069453C">
            <w:r w:rsidRPr="00520B61">
              <w:t>None</w:t>
            </w:r>
          </w:p>
        </w:tc>
      </w:tr>
      <w:tr w:rsidR="0069453C" w:rsidRPr="00520B61" w14:paraId="31F7F41D" w14:textId="77777777" w:rsidTr="0069453C">
        <w:tc>
          <w:tcPr>
            <w:tcW w:w="3173" w:type="dxa"/>
            <w:vAlign w:val="bottom"/>
          </w:tcPr>
          <w:p w14:paraId="53240F64" w14:textId="77777777" w:rsidR="0069453C" w:rsidRPr="00520B61" w:rsidRDefault="0069453C" w:rsidP="0069453C">
            <w:proofErr w:type="spellStart"/>
            <w:r w:rsidRPr="00520B61">
              <w:t>used_ratio</w:t>
            </w:r>
            <w:proofErr w:type="spellEnd"/>
          </w:p>
        </w:tc>
        <w:tc>
          <w:tcPr>
            <w:tcW w:w="3173" w:type="dxa"/>
            <w:vAlign w:val="bottom"/>
          </w:tcPr>
          <w:p w14:paraId="296F589B" w14:textId="77777777" w:rsidR="0069453C" w:rsidRPr="00520B61" w:rsidRDefault="0069453C" w:rsidP="0069453C">
            <w:r w:rsidRPr="00520B61">
              <w:t>float8</w:t>
            </w:r>
          </w:p>
        </w:tc>
        <w:tc>
          <w:tcPr>
            <w:tcW w:w="3174" w:type="dxa"/>
          </w:tcPr>
          <w:p w14:paraId="2FA6EDA7" w14:textId="77777777" w:rsidR="0069453C" w:rsidRPr="00520B61" w:rsidRDefault="0069453C" w:rsidP="0069453C">
            <w:r w:rsidRPr="00520B61">
              <w:t>None</w:t>
            </w:r>
          </w:p>
        </w:tc>
      </w:tr>
      <w:tr w:rsidR="0069453C" w:rsidRPr="00520B61" w14:paraId="752DBD43" w14:textId="77777777" w:rsidTr="0069453C">
        <w:tc>
          <w:tcPr>
            <w:tcW w:w="3173" w:type="dxa"/>
            <w:vAlign w:val="bottom"/>
          </w:tcPr>
          <w:p w14:paraId="105CCB37" w14:textId="77777777" w:rsidR="0069453C" w:rsidRPr="00520B61" w:rsidRDefault="0069453C" w:rsidP="0069453C">
            <w:proofErr w:type="spellStart"/>
            <w:r w:rsidRPr="00520B61">
              <w:t>allocated_ratio</w:t>
            </w:r>
            <w:proofErr w:type="spellEnd"/>
          </w:p>
        </w:tc>
        <w:tc>
          <w:tcPr>
            <w:tcW w:w="3173" w:type="dxa"/>
            <w:vAlign w:val="bottom"/>
          </w:tcPr>
          <w:p w14:paraId="52ECA5D1" w14:textId="77777777" w:rsidR="0069453C" w:rsidRPr="00520B61" w:rsidRDefault="0069453C" w:rsidP="0069453C">
            <w:r w:rsidRPr="00520B61">
              <w:t>float8</w:t>
            </w:r>
          </w:p>
        </w:tc>
        <w:tc>
          <w:tcPr>
            <w:tcW w:w="3174" w:type="dxa"/>
          </w:tcPr>
          <w:p w14:paraId="5BA21C8A" w14:textId="77777777" w:rsidR="0069453C" w:rsidRPr="00520B61" w:rsidRDefault="0069453C" w:rsidP="0069453C">
            <w:r w:rsidRPr="00520B61">
              <w:t>None</w:t>
            </w:r>
          </w:p>
        </w:tc>
      </w:tr>
      <w:tr w:rsidR="0069453C" w:rsidRPr="00520B61" w14:paraId="14257165" w14:textId="77777777" w:rsidTr="0069453C">
        <w:tc>
          <w:tcPr>
            <w:tcW w:w="3173" w:type="dxa"/>
            <w:vAlign w:val="bottom"/>
          </w:tcPr>
          <w:p w14:paraId="76C29917" w14:textId="77777777" w:rsidR="0069453C" w:rsidRPr="00520B61" w:rsidRDefault="0069453C" w:rsidP="0069453C">
            <w:proofErr w:type="spellStart"/>
            <w:r w:rsidRPr="00520B61">
              <w:t>over_subscription_ratio</w:t>
            </w:r>
            <w:proofErr w:type="spellEnd"/>
          </w:p>
        </w:tc>
        <w:tc>
          <w:tcPr>
            <w:tcW w:w="3173" w:type="dxa"/>
            <w:vAlign w:val="bottom"/>
          </w:tcPr>
          <w:p w14:paraId="2277FAF9" w14:textId="77777777" w:rsidR="0069453C" w:rsidRPr="00520B61" w:rsidRDefault="0069453C" w:rsidP="0069453C">
            <w:r w:rsidRPr="00520B61">
              <w:t>float8</w:t>
            </w:r>
          </w:p>
        </w:tc>
        <w:tc>
          <w:tcPr>
            <w:tcW w:w="3174" w:type="dxa"/>
          </w:tcPr>
          <w:p w14:paraId="6FE3E06C" w14:textId="77777777" w:rsidR="0069453C" w:rsidRPr="00520B61" w:rsidRDefault="0069453C" w:rsidP="0069453C">
            <w:r w:rsidRPr="00520B61">
              <w:t>None</w:t>
            </w:r>
          </w:p>
        </w:tc>
      </w:tr>
      <w:tr w:rsidR="0069453C" w:rsidRPr="00520B61" w14:paraId="7A617E50" w14:textId="77777777" w:rsidTr="0069453C">
        <w:tc>
          <w:tcPr>
            <w:tcW w:w="3173" w:type="dxa"/>
            <w:vAlign w:val="bottom"/>
          </w:tcPr>
          <w:p w14:paraId="7B7BE15E" w14:textId="77777777" w:rsidR="0069453C" w:rsidRPr="00520B61" w:rsidRDefault="0069453C" w:rsidP="0069453C">
            <w:proofErr w:type="spellStart"/>
            <w:r w:rsidRPr="00520B61">
              <w:t>additional_info</w:t>
            </w:r>
            <w:proofErr w:type="spellEnd"/>
          </w:p>
        </w:tc>
        <w:tc>
          <w:tcPr>
            <w:tcW w:w="3173" w:type="dxa"/>
            <w:vAlign w:val="bottom"/>
          </w:tcPr>
          <w:p w14:paraId="5A81BD65" w14:textId="77777777" w:rsidR="0069453C" w:rsidRPr="00520B61" w:rsidRDefault="0069453C" w:rsidP="0069453C">
            <w:proofErr w:type="spellStart"/>
            <w:r w:rsidRPr="00520B61">
              <w:t>varchar</w:t>
            </w:r>
            <w:proofErr w:type="spellEnd"/>
          </w:p>
        </w:tc>
        <w:tc>
          <w:tcPr>
            <w:tcW w:w="3174" w:type="dxa"/>
          </w:tcPr>
          <w:p w14:paraId="3E4BBB69" w14:textId="77777777" w:rsidR="0069453C" w:rsidRPr="00520B61" w:rsidRDefault="0069453C" w:rsidP="0069453C">
            <w:r w:rsidRPr="00520B61">
              <w:t>None</w:t>
            </w:r>
          </w:p>
        </w:tc>
      </w:tr>
      <w:tr w:rsidR="0069453C" w:rsidRPr="000169E0" w14:paraId="244ECE7C" w14:textId="77777777" w:rsidTr="0069453C">
        <w:tc>
          <w:tcPr>
            <w:tcW w:w="3173" w:type="dxa"/>
            <w:vAlign w:val="bottom"/>
          </w:tcPr>
          <w:p w14:paraId="0937B4BB" w14:textId="77777777" w:rsidR="0069453C" w:rsidRPr="00520B61" w:rsidRDefault="0069453C" w:rsidP="0069453C">
            <w:proofErr w:type="spellStart"/>
            <w:r>
              <w:t>flavor_vCpu</w:t>
            </w:r>
            <w:proofErr w:type="spellEnd"/>
          </w:p>
        </w:tc>
        <w:tc>
          <w:tcPr>
            <w:tcW w:w="3173" w:type="dxa"/>
            <w:vAlign w:val="bottom"/>
          </w:tcPr>
          <w:p w14:paraId="391D328A" w14:textId="77777777" w:rsidR="0069453C" w:rsidRPr="00520B61" w:rsidRDefault="0069453C" w:rsidP="0069453C">
            <w:r w:rsidRPr="00520B61">
              <w:t>float8</w:t>
            </w:r>
          </w:p>
        </w:tc>
        <w:tc>
          <w:tcPr>
            <w:tcW w:w="3174" w:type="dxa"/>
          </w:tcPr>
          <w:p w14:paraId="3028B259" w14:textId="77777777" w:rsidR="0069453C" w:rsidRPr="000169E0" w:rsidRDefault="0069453C" w:rsidP="0069453C">
            <w:pPr>
              <w:rPr>
                <w:lang w:val="en-US"/>
              </w:rPr>
            </w:pPr>
            <w:r w:rsidRPr="000169E0">
              <w:rPr>
                <w:lang w:val="en-US"/>
              </w:rPr>
              <w:t xml:space="preserve">Indicates the number of </w:t>
            </w:r>
            <w:proofErr w:type="spellStart"/>
            <w:r w:rsidRPr="000169E0">
              <w:rPr>
                <w:lang w:val="en-US"/>
              </w:rPr>
              <w:t>v</w:t>
            </w:r>
            <w:r>
              <w:rPr>
                <w:lang w:val="en-US"/>
              </w:rPr>
              <w:t>Cpu</w:t>
            </w:r>
            <w:proofErr w:type="spellEnd"/>
          </w:p>
        </w:tc>
      </w:tr>
      <w:tr w:rsidR="0069453C" w:rsidRPr="000169E0" w14:paraId="6FFBC300" w14:textId="77777777" w:rsidTr="0069453C">
        <w:tc>
          <w:tcPr>
            <w:tcW w:w="3173" w:type="dxa"/>
            <w:vAlign w:val="bottom"/>
          </w:tcPr>
          <w:p w14:paraId="7E542FD4" w14:textId="77777777" w:rsidR="0069453C" w:rsidRPr="000169E0" w:rsidRDefault="0069453C" w:rsidP="0069453C">
            <w:pPr>
              <w:rPr>
                <w:lang w:val="en-US"/>
              </w:rPr>
            </w:pPr>
            <w:proofErr w:type="spellStart"/>
            <w:r>
              <w:rPr>
                <w:lang w:val="en-US"/>
              </w:rPr>
              <w:t>flavor_mem</w:t>
            </w:r>
            <w:proofErr w:type="spellEnd"/>
          </w:p>
        </w:tc>
        <w:tc>
          <w:tcPr>
            <w:tcW w:w="3173" w:type="dxa"/>
            <w:vAlign w:val="bottom"/>
          </w:tcPr>
          <w:p w14:paraId="7EBBCE79" w14:textId="77777777" w:rsidR="0069453C" w:rsidRPr="000169E0" w:rsidRDefault="0069453C" w:rsidP="0069453C">
            <w:pPr>
              <w:rPr>
                <w:lang w:val="en-US"/>
              </w:rPr>
            </w:pPr>
            <w:r w:rsidRPr="00520B61">
              <w:t>float8</w:t>
            </w:r>
          </w:p>
        </w:tc>
        <w:tc>
          <w:tcPr>
            <w:tcW w:w="3174" w:type="dxa"/>
          </w:tcPr>
          <w:p w14:paraId="05ECFEE8" w14:textId="77777777" w:rsidR="0069453C" w:rsidRPr="000169E0" w:rsidRDefault="0069453C" w:rsidP="0069453C">
            <w:pPr>
              <w:rPr>
                <w:lang w:val="en-US"/>
              </w:rPr>
            </w:pPr>
            <w:r>
              <w:rPr>
                <w:lang w:val="en-US"/>
              </w:rPr>
              <w:t>Indicates the amount of memory in GB</w:t>
            </w:r>
          </w:p>
        </w:tc>
      </w:tr>
      <w:tr w:rsidR="0069453C" w:rsidRPr="000169E0" w14:paraId="6F6E2BE8" w14:textId="77777777" w:rsidTr="0069453C">
        <w:tc>
          <w:tcPr>
            <w:tcW w:w="3173" w:type="dxa"/>
            <w:vAlign w:val="bottom"/>
          </w:tcPr>
          <w:p w14:paraId="2874C419" w14:textId="77777777" w:rsidR="0069453C" w:rsidRPr="000169E0" w:rsidRDefault="0069453C" w:rsidP="0069453C">
            <w:pPr>
              <w:rPr>
                <w:lang w:val="en-US"/>
              </w:rPr>
            </w:pPr>
            <w:proofErr w:type="spellStart"/>
            <w:r>
              <w:rPr>
                <w:lang w:val="en-US"/>
              </w:rPr>
              <w:t>is_public</w:t>
            </w:r>
            <w:proofErr w:type="spellEnd"/>
          </w:p>
        </w:tc>
        <w:tc>
          <w:tcPr>
            <w:tcW w:w="3173" w:type="dxa"/>
            <w:vAlign w:val="bottom"/>
          </w:tcPr>
          <w:p w14:paraId="2293B88B" w14:textId="77777777" w:rsidR="0069453C" w:rsidRPr="000169E0" w:rsidRDefault="0069453C" w:rsidP="0069453C">
            <w:pPr>
              <w:rPr>
                <w:lang w:val="en-US"/>
              </w:rPr>
            </w:pPr>
            <w:proofErr w:type="spellStart"/>
            <w:r w:rsidRPr="00520B61">
              <w:t>varchar</w:t>
            </w:r>
            <w:proofErr w:type="spellEnd"/>
          </w:p>
        </w:tc>
        <w:tc>
          <w:tcPr>
            <w:tcW w:w="3174" w:type="dxa"/>
          </w:tcPr>
          <w:p w14:paraId="181B6E96" w14:textId="77777777" w:rsidR="0069453C" w:rsidRPr="000169E0" w:rsidRDefault="0069453C" w:rsidP="0069453C">
            <w:pPr>
              <w:rPr>
                <w:lang w:val="en-US"/>
              </w:rPr>
            </w:pPr>
            <w:r>
              <w:rPr>
                <w:lang w:val="en-US"/>
              </w:rPr>
              <w:t>None</w:t>
            </w:r>
          </w:p>
        </w:tc>
      </w:tr>
      <w:tr w:rsidR="0069453C" w:rsidRPr="00520B61" w14:paraId="63548139" w14:textId="77777777" w:rsidTr="0069453C">
        <w:tc>
          <w:tcPr>
            <w:tcW w:w="3173" w:type="dxa"/>
            <w:vAlign w:val="bottom"/>
          </w:tcPr>
          <w:p w14:paraId="7097650E" w14:textId="77777777" w:rsidR="0069453C" w:rsidRPr="00520B61" w:rsidRDefault="0069453C" w:rsidP="0069453C">
            <w:proofErr w:type="spellStart"/>
            <w:r w:rsidRPr="00520B61">
              <w:t>region_id</w:t>
            </w:r>
            <w:proofErr w:type="spellEnd"/>
          </w:p>
        </w:tc>
        <w:tc>
          <w:tcPr>
            <w:tcW w:w="3173" w:type="dxa"/>
            <w:vAlign w:val="bottom"/>
          </w:tcPr>
          <w:p w14:paraId="7B0CBB00" w14:textId="77777777" w:rsidR="0069453C" w:rsidRPr="00520B61" w:rsidRDefault="0069453C" w:rsidP="0069453C">
            <w:proofErr w:type="spellStart"/>
            <w:r w:rsidRPr="00520B61">
              <w:t>varchar</w:t>
            </w:r>
            <w:proofErr w:type="spellEnd"/>
          </w:p>
        </w:tc>
        <w:tc>
          <w:tcPr>
            <w:tcW w:w="3174" w:type="dxa"/>
          </w:tcPr>
          <w:p w14:paraId="326EE503" w14:textId="77777777" w:rsidR="0069453C" w:rsidRPr="000A5F30" w:rsidRDefault="0069453C" w:rsidP="0069453C">
            <w:pPr>
              <w:rPr>
                <w:lang w:val="en-US"/>
              </w:rPr>
            </w:pPr>
            <w:r w:rsidRPr="000A5F30">
              <w:rPr>
                <w:lang w:val="en-US"/>
              </w:rPr>
              <w:t>Indicates the region ID to which a resource belongs.</w:t>
            </w:r>
          </w:p>
        </w:tc>
      </w:tr>
      <w:tr w:rsidR="0069453C" w:rsidRPr="00520B61" w14:paraId="5F5EE43D" w14:textId="77777777" w:rsidTr="0069453C">
        <w:tc>
          <w:tcPr>
            <w:tcW w:w="3173" w:type="dxa"/>
            <w:vAlign w:val="bottom"/>
          </w:tcPr>
          <w:p w14:paraId="3BEE5F71" w14:textId="77777777" w:rsidR="0069453C" w:rsidRPr="00520B61" w:rsidRDefault="0069453C" w:rsidP="0069453C">
            <w:proofErr w:type="spellStart"/>
            <w:r w:rsidRPr="00520B61">
              <w:t>az_id</w:t>
            </w:r>
            <w:proofErr w:type="spellEnd"/>
          </w:p>
        </w:tc>
        <w:tc>
          <w:tcPr>
            <w:tcW w:w="3173" w:type="dxa"/>
            <w:vAlign w:val="bottom"/>
          </w:tcPr>
          <w:p w14:paraId="42D055EE" w14:textId="77777777" w:rsidR="0069453C" w:rsidRPr="00520B61" w:rsidRDefault="0069453C" w:rsidP="0069453C">
            <w:proofErr w:type="spellStart"/>
            <w:r w:rsidRPr="00520B61">
              <w:t>varchar</w:t>
            </w:r>
            <w:proofErr w:type="spellEnd"/>
          </w:p>
        </w:tc>
        <w:tc>
          <w:tcPr>
            <w:tcW w:w="3174" w:type="dxa"/>
          </w:tcPr>
          <w:p w14:paraId="4D7D6A2B" w14:textId="77777777" w:rsidR="0069453C" w:rsidRPr="000A5F30" w:rsidRDefault="0069453C" w:rsidP="0069453C">
            <w:pPr>
              <w:rPr>
                <w:lang w:val="en-US"/>
              </w:rPr>
            </w:pPr>
            <w:r w:rsidRPr="000A5F30">
              <w:rPr>
                <w:lang w:val="en-US"/>
              </w:rPr>
              <w:t>Indicates the ID of the AZ to which a resource belongs</w:t>
            </w:r>
          </w:p>
        </w:tc>
      </w:tr>
      <w:tr w:rsidR="0069453C" w:rsidRPr="00520B61" w14:paraId="7A244635" w14:textId="77777777" w:rsidTr="0069453C">
        <w:tc>
          <w:tcPr>
            <w:tcW w:w="3173" w:type="dxa"/>
            <w:vAlign w:val="bottom"/>
          </w:tcPr>
          <w:p w14:paraId="5666D239" w14:textId="77777777" w:rsidR="0069453C" w:rsidRPr="00520B61" w:rsidRDefault="0069453C" w:rsidP="0069453C">
            <w:proofErr w:type="spellStart"/>
            <w:r w:rsidRPr="00520B61">
              <w:t>zone_type</w:t>
            </w:r>
            <w:proofErr w:type="spellEnd"/>
          </w:p>
        </w:tc>
        <w:tc>
          <w:tcPr>
            <w:tcW w:w="3173" w:type="dxa"/>
            <w:vAlign w:val="bottom"/>
          </w:tcPr>
          <w:p w14:paraId="419BBB49" w14:textId="77777777" w:rsidR="0069453C" w:rsidRPr="00520B61" w:rsidRDefault="0069453C" w:rsidP="0069453C">
            <w:proofErr w:type="spellStart"/>
            <w:r w:rsidRPr="00520B61">
              <w:t>varchar</w:t>
            </w:r>
            <w:proofErr w:type="spellEnd"/>
          </w:p>
        </w:tc>
        <w:tc>
          <w:tcPr>
            <w:tcW w:w="3174" w:type="dxa"/>
          </w:tcPr>
          <w:p w14:paraId="0E6CAC8D" w14:textId="77777777" w:rsidR="0069453C" w:rsidRPr="00520B61" w:rsidRDefault="0069453C" w:rsidP="0069453C">
            <w:r w:rsidRPr="00520B61">
              <w:t>None</w:t>
            </w:r>
          </w:p>
        </w:tc>
      </w:tr>
      <w:tr w:rsidR="0069453C" w:rsidRPr="00520B61" w14:paraId="68E9421B" w14:textId="77777777" w:rsidTr="0069453C">
        <w:tc>
          <w:tcPr>
            <w:tcW w:w="3173" w:type="dxa"/>
            <w:vAlign w:val="bottom"/>
          </w:tcPr>
          <w:p w14:paraId="5CA646CE" w14:textId="77777777" w:rsidR="0069453C" w:rsidRPr="00520B61" w:rsidRDefault="0069453C" w:rsidP="0069453C">
            <w:proofErr w:type="spellStart"/>
            <w:r w:rsidRPr="00520B61">
              <w:t>host_total</w:t>
            </w:r>
            <w:proofErr w:type="spellEnd"/>
          </w:p>
        </w:tc>
        <w:tc>
          <w:tcPr>
            <w:tcW w:w="3173" w:type="dxa"/>
            <w:vAlign w:val="bottom"/>
          </w:tcPr>
          <w:p w14:paraId="71F727DF" w14:textId="77777777" w:rsidR="0069453C" w:rsidRPr="00520B61" w:rsidRDefault="0069453C" w:rsidP="0069453C">
            <w:r w:rsidRPr="00520B61">
              <w:t>int4</w:t>
            </w:r>
          </w:p>
        </w:tc>
        <w:tc>
          <w:tcPr>
            <w:tcW w:w="3174" w:type="dxa"/>
          </w:tcPr>
          <w:p w14:paraId="31C18A74" w14:textId="77777777" w:rsidR="0069453C" w:rsidRPr="00520B61" w:rsidRDefault="0069453C" w:rsidP="0069453C">
            <w:r w:rsidRPr="00520B61">
              <w:t>None</w:t>
            </w:r>
          </w:p>
        </w:tc>
      </w:tr>
      <w:tr w:rsidR="0069453C" w:rsidRPr="00520B61" w14:paraId="4ED11059" w14:textId="77777777" w:rsidTr="0069453C">
        <w:tc>
          <w:tcPr>
            <w:tcW w:w="3173" w:type="dxa"/>
            <w:vAlign w:val="bottom"/>
          </w:tcPr>
          <w:p w14:paraId="5799E7F7" w14:textId="77777777" w:rsidR="0069453C" w:rsidRPr="00520B61" w:rsidRDefault="0069453C" w:rsidP="0069453C">
            <w:proofErr w:type="spellStart"/>
            <w:r w:rsidRPr="00520B61">
              <w:t>etl_created</w:t>
            </w:r>
            <w:proofErr w:type="spellEnd"/>
          </w:p>
        </w:tc>
        <w:tc>
          <w:tcPr>
            <w:tcW w:w="3173" w:type="dxa"/>
            <w:vAlign w:val="bottom"/>
          </w:tcPr>
          <w:p w14:paraId="4664C69F" w14:textId="77777777" w:rsidR="0069453C" w:rsidRPr="00520B61" w:rsidRDefault="0069453C" w:rsidP="0069453C">
            <w:proofErr w:type="spellStart"/>
            <w:r w:rsidRPr="00520B61">
              <w:t>timestamp</w:t>
            </w:r>
            <w:proofErr w:type="spellEnd"/>
          </w:p>
        </w:tc>
        <w:tc>
          <w:tcPr>
            <w:tcW w:w="3174" w:type="dxa"/>
          </w:tcPr>
          <w:p w14:paraId="23249E13" w14:textId="77777777" w:rsidR="0069453C" w:rsidRPr="000A5F30" w:rsidRDefault="0069453C" w:rsidP="0069453C">
            <w:pPr>
              <w:rPr>
                <w:lang w:val="en-US"/>
              </w:rPr>
            </w:pPr>
            <w:r w:rsidRPr="000A5F30">
              <w:rPr>
                <w:lang w:val="en-US"/>
              </w:rPr>
              <w:t>Displays when this data set was created</w:t>
            </w:r>
          </w:p>
        </w:tc>
      </w:tr>
    </w:tbl>
    <w:p w14:paraId="576BA28C" w14:textId="0ADFCFA5" w:rsidR="0069453C" w:rsidRDefault="0069453C" w:rsidP="00F91292"/>
    <w:p w14:paraId="472DB1E0" w14:textId="6B635807" w:rsidR="0069453C" w:rsidRDefault="0069453C" w:rsidP="00F91292"/>
    <w:p w14:paraId="34D79BF9" w14:textId="3466D9D8" w:rsidR="0069453C" w:rsidRDefault="0069453C" w:rsidP="0069453C">
      <w:pPr>
        <w:pStyle w:val="Heading3"/>
      </w:pPr>
      <w:bookmarkStart w:id="455" w:name="_Toc50624462"/>
      <w:bookmarkStart w:id="456" w:name="_Toc124349984"/>
      <w:r>
        <w:t>Business.</w:t>
      </w:r>
      <w:r w:rsidRPr="00100A2E">
        <w:t xml:space="preserve"> </w:t>
      </w:r>
      <w:proofErr w:type="spellStart"/>
      <w:r w:rsidRPr="00100A2E">
        <w:t>dim_ol_capacity_evs_capacity</w:t>
      </w:r>
      <w:bookmarkEnd w:id="455"/>
      <w:bookmarkEnd w:id="456"/>
      <w:proofErr w:type="spellEnd"/>
    </w:p>
    <w:p w14:paraId="28AC19D1" w14:textId="4877D027" w:rsidR="002D2009" w:rsidRPr="0069453C" w:rsidRDefault="002D2009" w:rsidP="002D2009">
      <w:r>
        <w:t>This table is only available if you use Enterprise Dashboard Extra Large. It’s possible to receive Capacity data of your Open Telekom Cloud Hybrid in Enterprise Dashboard. The actual availability of data sets depends on your Hybrid Installation. Data is exported once per day. The “timestamp” attribute shows when the data was collected.</w:t>
      </w:r>
    </w:p>
    <w:p w14:paraId="68BFFF25" w14:textId="77777777" w:rsidR="002D2009" w:rsidRPr="002D2009" w:rsidRDefault="002D2009" w:rsidP="002D2009"/>
    <w:tbl>
      <w:tblPr>
        <w:tblStyle w:val="Tabellengitternetz2"/>
        <w:tblW w:w="0" w:type="auto"/>
        <w:tblInd w:w="-20" w:type="dxa"/>
        <w:tblLook w:val="04A0" w:firstRow="1" w:lastRow="0" w:firstColumn="1" w:lastColumn="0" w:noHBand="0" w:noVBand="1"/>
      </w:tblPr>
      <w:tblGrid>
        <w:gridCol w:w="3173"/>
        <w:gridCol w:w="3173"/>
        <w:gridCol w:w="3174"/>
      </w:tblGrid>
      <w:tr w:rsidR="0069453C" w14:paraId="23220967" w14:textId="77777777" w:rsidTr="0069453C">
        <w:trPr>
          <w:cnfStyle w:val="100000000000" w:firstRow="1" w:lastRow="0" w:firstColumn="0" w:lastColumn="0" w:oddVBand="0" w:evenVBand="0" w:oddHBand="0" w:evenHBand="0" w:firstRowFirstColumn="0" w:firstRowLastColumn="0" w:lastRowFirstColumn="0" w:lastRowLastColumn="0"/>
        </w:trPr>
        <w:tc>
          <w:tcPr>
            <w:tcW w:w="3173" w:type="dxa"/>
          </w:tcPr>
          <w:p w14:paraId="4E876165" w14:textId="77777777" w:rsidR="0069453C" w:rsidRDefault="0069453C" w:rsidP="0069453C">
            <w:r>
              <w:lastRenderedPageBreak/>
              <w:t xml:space="preserve">Field </w:t>
            </w:r>
            <w:proofErr w:type="spellStart"/>
            <w:r>
              <w:t>name</w:t>
            </w:r>
            <w:proofErr w:type="spellEnd"/>
          </w:p>
        </w:tc>
        <w:tc>
          <w:tcPr>
            <w:tcW w:w="3173" w:type="dxa"/>
          </w:tcPr>
          <w:p w14:paraId="3AB03389" w14:textId="77777777" w:rsidR="0069453C" w:rsidRDefault="0069453C" w:rsidP="0069453C">
            <w:r>
              <w:t>Data type</w:t>
            </w:r>
          </w:p>
        </w:tc>
        <w:tc>
          <w:tcPr>
            <w:tcW w:w="3174" w:type="dxa"/>
          </w:tcPr>
          <w:p w14:paraId="14B5F26D" w14:textId="77777777" w:rsidR="0069453C" w:rsidRDefault="0069453C" w:rsidP="0069453C">
            <w:r>
              <w:t>Description</w:t>
            </w:r>
          </w:p>
        </w:tc>
      </w:tr>
      <w:tr w:rsidR="0069453C" w14:paraId="62F5FA0A" w14:textId="77777777" w:rsidTr="0069453C">
        <w:tc>
          <w:tcPr>
            <w:tcW w:w="3173" w:type="dxa"/>
            <w:vAlign w:val="bottom"/>
          </w:tcPr>
          <w:p w14:paraId="6BCF8B08" w14:textId="77777777" w:rsidR="0069453C" w:rsidRPr="00520B61" w:rsidRDefault="0069453C" w:rsidP="0069453C">
            <w:proofErr w:type="spellStart"/>
            <w:r w:rsidRPr="00520B61">
              <w:t>service</w:t>
            </w:r>
            <w:proofErr w:type="spellEnd"/>
          </w:p>
        </w:tc>
        <w:tc>
          <w:tcPr>
            <w:tcW w:w="3173" w:type="dxa"/>
            <w:vAlign w:val="bottom"/>
          </w:tcPr>
          <w:p w14:paraId="1415B136" w14:textId="77777777" w:rsidR="0069453C" w:rsidRPr="00587BD8" w:rsidRDefault="0069453C" w:rsidP="0069453C">
            <w:proofErr w:type="spellStart"/>
            <w:r w:rsidRPr="00520B61">
              <w:t>varchar</w:t>
            </w:r>
            <w:proofErr w:type="spellEnd"/>
          </w:p>
        </w:tc>
        <w:tc>
          <w:tcPr>
            <w:tcW w:w="3174" w:type="dxa"/>
          </w:tcPr>
          <w:p w14:paraId="1F3C2F79" w14:textId="77777777" w:rsidR="0069453C" w:rsidRPr="000A5F30" w:rsidRDefault="0069453C" w:rsidP="0069453C">
            <w:pPr>
              <w:rPr>
                <w:lang w:val="en-US"/>
              </w:rPr>
            </w:pPr>
            <w:r w:rsidRPr="000A5F30">
              <w:rPr>
                <w:lang w:val="en-US"/>
              </w:rPr>
              <w:t>Indicates the service name, which identifies the service to which a resource belongs</w:t>
            </w:r>
          </w:p>
        </w:tc>
      </w:tr>
      <w:tr w:rsidR="0069453C" w14:paraId="1EA16E09" w14:textId="77777777" w:rsidTr="0069453C">
        <w:tc>
          <w:tcPr>
            <w:tcW w:w="3173" w:type="dxa"/>
            <w:vAlign w:val="bottom"/>
          </w:tcPr>
          <w:p w14:paraId="11863D9C" w14:textId="77777777" w:rsidR="0069453C" w:rsidRPr="00520B61" w:rsidRDefault="0069453C" w:rsidP="0069453C">
            <w:proofErr w:type="spellStart"/>
            <w:r w:rsidRPr="00520B61">
              <w:t>timestamp</w:t>
            </w:r>
            <w:proofErr w:type="spellEnd"/>
          </w:p>
        </w:tc>
        <w:tc>
          <w:tcPr>
            <w:tcW w:w="3173" w:type="dxa"/>
            <w:vAlign w:val="bottom"/>
          </w:tcPr>
          <w:p w14:paraId="65F63354" w14:textId="77777777" w:rsidR="0069453C" w:rsidRPr="00587BD8" w:rsidRDefault="0069453C" w:rsidP="0069453C">
            <w:proofErr w:type="spellStart"/>
            <w:r w:rsidRPr="00520B61">
              <w:t>timestamp</w:t>
            </w:r>
            <w:proofErr w:type="spellEnd"/>
          </w:p>
        </w:tc>
        <w:tc>
          <w:tcPr>
            <w:tcW w:w="3174" w:type="dxa"/>
          </w:tcPr>
          <w:p w14:paraId="311C1D6B" w14:textId="41AF7ADB" w:rsidR="0069453C" w:rsidRPr="000A5F30" w:rsidRDefault="0069453C" w:rsidP="0069453C">
            <w:pPr>
              <w:rPr>
                <w:lang w:val="en-US"/>
              </w:rPr>
            </w:pPr>
            <w:r w:rsidRPr="000A5F30">
              <w:rPr>
                <w:lang w:val="en-US"/>
              </w:rPr>
              <w:t xml:space="preserve">Indicates the time stamp in </w:t>
            </w:r>
            <w:r w:rsidR="00204D68">
              <w:rPr>
                <w:lang w:val="en-US"/>
              </w:rPr>
              <w:t>U</w:t>
            </w:r>
            <w:r w:rsidRPr="000A5F30">
              <w:rPr>
                <w:lang w:val="en-US"/>
              </w:rPr>
              <w:t>nix format, e.g. 1598306400000</w:t>
            </w:r>
          </w:p>
        </w:tc>
      </w:tr>
      <w:tr w:rsidR="0069453C" w14:paraId="43AD8CB9" w14:textId="77777777" w:rsidTr="0069453C">
        <w:tc>
          <w:tcPr>
            <w:tcW w:w="3173" w:type="dxa"/>
            <w:vAlign w:val="bottom"/>
          </w:tcPr>
          <w:p w14:paraId="320712C8" w14:textId="77777777" w:rsidR="0069453C" w:rsidRPr="00520B61" w:rsidRDefault="0069453C" w:rsidP="0069453C">
            <w:proofErr w:type="spellStart"/>
            <w:r w:rsidRPr="00520B61">
              <w:t>region</w:t>
            </w:r>
            <w:proofErr w:type="spellEnd"/>
          </w:p>
        </w:tc>
        <w:tc>
          <w:tcPr>
            <w:tcW w:w="3173" w:type="dxa"/>
            <w:vAlign w:val="bottom"/>
          </w:tcPr>
          <w:p w14:paraId="54684F62" w14:textId="77777777" w:rsidR="0069453C" w:rsidRPr="00587BD8" w:rsidRDefault="0069453C" w:rsidP="0069453C">
            <w:proofErr w:type="spellStart"/>
            <w:r w:rsidRPr="00520B61">
              <w:t>varchar</w:t>
            </w:r>
            <w:proofErr w:type="spellEnd"/>
          </w:p>
        </w:tc>
        <w:tc>
          <w:tcPr>
            <w:tcW w:w="3174" w:type="dxa"/>
          </w:tcPr>
          <w:p w14:paraId="40BA3C71" w14:textId="77777777" w:rsidR="0069453C" w:rsidRPr="000A5F30" w:rsidRDefault="0069453C" w:rsidP="0069453C">
            <w:pPr>
              <w:rPr>
                <w:lang w:val="en-US"/>
              </w:rPr>
            </w:pPr>
            <w:r w:rsidRPr="000A5F30">
              <w:rPr>
                <w:lang w:val="en-US"/>
              </w:rPr>
              <w:t>Indicates the name of the region to which a resource belongs.</w:t>
            </w:r>
          </w:p>
        </w:tc>
      </w:tr>
      <w:tr w:rsidR="0069453C" w14:paraId="53F6E59E" w14:textId="77777777" w:rsidTr="0069453C">
        <w:tc>
          <w:tcPr>
            <w:tcW w:w="3173" w:type="dxa"/>
            <w:vAlign w:val="bottom"/>
          </w:tcPr>
          <w:p w14:paraId="73FC6E98" w14:textId="77777777" w:rsidR="0069453C" w:rsidRPr="00520B61" w:rsidRDefault="0069453C" w:rsidP="0069453C">
            <w:proofErr w:type="spellStart"/>
            <w:r w:rsidRPr="00520B61">
              <w:t>az</w:t>
            </w:r>
            <w:proofErr w:type="spellEnd"/>
          </w:p>
        </w:tc>
        <w:tc>
          <w:tcPr>
            <w:tcW w:w="3173" w:type="dxa"/>
            <w:vAlign w:val="bottom"/>
          </w:tcPr>
          <w:p w14:paraId="362BB1CF" w14:textId="77777777" w:rsidR="0069453C" w:rsidRPr="00587BD8" w:rsidRDefault="0069453C" w:rsidP="0069453C">
            <w:proofErr w:type="spellStart"/>
            <w:r w:rsidRPr="00520B61">
              <w:t>varchar</w:t>
            </w:r>
            <w:proofErr w:type="spellEnd"/>
          </w:p>
        </w:tc>
        <w:tc>
          <w:tcPr>
            <w:tcW w:w="3174" w:type="dxa"/>
          </w:tcPr>
          <w:p w14:paraId="45511DF4" w14:textId="77777777" w:rsidR="0069453C" w:rsidRPr="000A5F30" w:rsidRDefault="0069453C" w:rsidP="0069453C">
            <w:pPr>
              <w:rPr>
                <w:lang w:val="en-US"/>
              </w:rPr>
            </w:pPr>
            <w:r w:rsidRPr="000A5F30">
              <w:rPr>
                <w:lang w:val="en-US"/>
              </w:rPr>
              <w:t>Indicates the name of the AZ to which a resource belongs.</w:t>
            </w:r>
          </w:p>
        </w:tc>
      </w:tr>
      <w:tr w:rsidR="0069453C" w14:paraId="738BEFEC" w14:textId="77777777" w:rsidTr="0069453C">
        <w:tc>
          <w:tcPr>
            <w:tcW w:w="3173" w:type="dxa"/>
            <w:vAlign w:val="bottom"/>
          </w:tcPr>
          <w:p w14:paraId="41D3BF48" w14:textId="77777777" w:rsidR="0069453C" w:rsidRPr="00520B61" w:rsidRDefault="0069453C" w:rsidP="0069453C">
            <w:proofErr w:type="spellStart"/>
            <w:r w:rsidRPr="00520B61">
              <w:t>zone</w:t>
            </w:r>
            <w:proofErr w:type="spellEnd"/>
          </w:p>
        </w:tc>
        <w:tc>
          <w:tcPr>
            <w:tcW w:w="3173" w:type="dxa"/>
            <w:vAlign w:val="bottom"/>
          </w:tcPr>
          <w:p w14:paraId="735E01AC" w14:textId="77777777" w:rsidR="0069453C" w:rsidRPr="00587BD8" w:rsidRDefault="0069453C" w:rsidP="0069453C">
            <w:proofErr w:type="spellStart"/>
            <w:r w:rsidRPr="00520B61">
              <w:t>varchar</w:t>
            </w:r>
            <w:proofErr w:type="spellEnd"/>
          </w:p>
        </w:tc>
        <w:tc>
          <w:tcPr>
            <w:tcW w:w="3174" w:type="dxa"/>
          </w:tcPr>
          <w:p w14:paraId="78731F7D" w14:textId="77777777" w:rsidR="0069453C" w:rsidRPr="000A5F30" w:rsidRDefault="0069453C" w:rsidP="0069453C">
            <w:pPr>
              <w:rPr>
                <w:lang w:val="en-US"/>
              </w:rPr>
            </w:pPr>
            <w:r w:rsidRPr="000A5F30">
              <w:rPr>
                <w:lang w:val="en-US"/>
              </w:rPr>
              <w:t>Indicates the POD to which a resource belongs.</w:t>
            </w:r>
          </w:p>
        </w:tc>
      </w:tr>
      <w:tr w:rsidR="0069453C" w14:paraId="019E2DA6" w14:textId="77777777" w:rsidTr="0069453C">
        <w:tc>
          <w:tcPr>
            <w:tcW w:w="3173" w:type="dxa"/>
            <w:vAlign w:val="bottom"/>
          </w:tcPr>
          <w:p w14:paraId="5A803821" w14:textId="77777777" w:rsidR="0069453C" w:rsidRPr="00520B61" w:rsidRDefault="0069453C" w:rsidP="0069453C">
            <w:proofErr w:type="spellStart"/>
            <w:r w:rsidRPr="00520B61">
              <w:t>cluster</w:t>
            </w:r>
            <w:proofErr w:type="spellEnd"/>
          </w:p>
        </w:tc>
        <w:tc>
          <w:tcPr>
            <w:tcW w:w="3173" w:type="dxa"/>
            <w:vAlign w:val="bottom"/>
          </w:tcPr>
          <w:p w14:paraId="03F62C86" w14:textId="77777777" w:rsidR="0069453C" w:rsidRPr="00587BD8" w:rsidRDefault="0069453C" w:rsidP="0069453C">
            <w:proofErr w:type="spellStart"/>
            <w:r w:rsidRPr="00520B61">
              <w:t>varchar</w:t>
            </w:r>
            <w:proofErr w:type="spellEnd"/>
          </w:p>
        </w:tc>
        <w:tc>
          <w:tcPr>
            <w:tcW w:w="3174" w:type="dxa"/>
          </w:tcPr>
          <w:p w14:paraId="1616BEB0" w14:textId="77777777" w:rsidR="0069453C" w:rsidRPr="000A5F30" w:rsidRDefault="0069453C" w:rsidP="0069453C">
            <w:pPr>
              <w:rPr>
                <w:lang w:val="en-US"/>
              </w:rPr>
            </w:pPr>
            <w:r w:rsidRPr="000A5F30">
              <w:rPr>
                <w:lang w:val="en-US"/>
              </w:rPr>
              <w:t>Indicates the storage pool to which the resource belongs</w:t>
            </w:r>
          </w:p>
        </w:tc>
      </w:tr>
      <w:tr w:rsidR="0069453C" w14:paraId="603D1603" w14:textId="77777777" w:rsidTr="0069453C">
        <w:tc>
          <w:tcPr>
            <w:tcW w:w="3173" w:type="dxa"/>
            <w:vAlign w:val="bottom"/>
          </w:tcPr>
          <w:p w14:paraId="2C49E643" w14:textId="77777777" w:rsidR="0069453C" w:rsidRPr="00520B61" w:rsidRDefault="0069453C" w:rsidP="0069453C">
            <w:r w:rsidRPr="00520B61">
              <w:t>host</w:t>
            </w:r>
          </w:p>
        </w:tc>
        <w:tc>
          <w:tcPr>
            <w:tcW w:w="3173" w:type="dxa"/>
            <w:vAlign w:val="bottom"/>
          </w:tcPr>
          <w:p w14:paraId="2A137195" w14:textId="77777777" w:rsidR="0069453C" w:rsidRPr="00587BD8" w:rsidRDefault="0069453C" w:rsidP="0069453C">
            <w:proofErr w:type="spellStart"/>
            <w:r w:rsidRPr="00520B61">
              <w:t>varchar</w:t>
            </w:r>
            <w:proofErr w:type="spellEnd"/>
          </w:p>
        </w:tc>
        <w:tc>
          <w:tcPr>
            <w:tcW w:w="3174" w:type="dxa"/>
          </w:tcPr>
          <w:p w14:paraId="46F92CEB" w14:textId="77777777" w:rsidR="0069453C" w:rsidRPr="0039535F" w:rsidRDefault="0069453C" w:rsidP="0069453C">
            <w:r>
              <w:t>None</w:t>
            </w:r>
          </w:p>
        </w:tc>
      </w:tr>
      <w:tr w:rsidR="0069453C" w14:paraId="60B5D3BE" w14:textId="77777777" w:rsidTr="0069453C">
        <w:tc>
          <w:tcPr>
            <w:tcW w:w="3173" w:type="dxa"/>
            <w:vAlign w:val="bottom"/>
          </w:tcPr>
          <w:p w14:paraId="22826322" w14:textId="77777777" w:rsidR="0069453C" w:rsidRPr="00520B61" w:rsidRDefault="0069453C" w:rsidP="0069453C">
            <w:proofErr w:type="spellStart"/>
            <w:r w:rsidRPr="00520B61">
              <w:t>resource_type</w:t>
            </w:r>
            <w:proofErr w:type="spellEnd"/>
          </w:p>
        </w:tc>
        <w:tc>
          <w:tcPr>
            <w:tcW w:w="3173" w:type="dxa"/>
            <w:vAlign w:val="bottom"/>
          </w:tcPr>
          <w:p w14:paraId="7F21D45B" w14:textId="77777777" w:rsidR="0069453C" w:rsidRPr="00587BD8" w:rsidRDefault="0069453C" w:rsidP="0069453C">
            <w:proofErr w:type="spellStart"/>
            <w:r w:rsidRPr="00520B61">
              <w:t>varchar</w:t>
            </w:r>
            <w:proofErr w:type="spellEnd"/>
          </w:p>
        </w:tc>
        <w:tc>
          <w:tcPr>
            <w:tcW w:w="3174" w:type="dxa"/>
          </w:tcPr>
          <w:p w14:paraId="4FDCB26D" w14:textId="77777777" w:rsidR="0069453C" w:rsidRPr="0039535F" w:rsidRDefault="0069453C" w:rsidP="0069453C">
            <w:r>
              <w:t>None</w:t>
            </w:r>
          </w:p>
        </w:tc>
      </w:tr>
      <w:tr w:rsidR="0069453C" w14:paraId="2D28A4CE" w14:textId="77777777" w:rsidTr="0069453C">
        <w:tc>
          <w:tcPr>
            <w:tcW w:w="3173" w:type="dxa"/>
            <w:vAlign w:val="bottom"/>
          </w:tcPr>
          <w:p w14:paraId="3A88F930" w14:textId="77777777" w:rsidR="0069453C" w:rsidRPr="00520B61" w:rsidRDefault="0069453C" w:rsidP="0069453C">
            <w:r w:rsidRPr="00520B61">
              <w:t>type</w:t>
            </w:r>
          </w:p>
        </w:tc>
        <w:tc>
          <w:tcPr>
            <w:tcW w:w="3173" w:type="dxa"/>
            <w:vAlign w:val="bottom"/>
          </w:tcPr>
          <w:p w14:paraId="33CC861F" w14:textId="77777777" w:rsidR="0069453C" w:rsidRPr="00587BD8" w:rsidRDefault="0069453C" w:rsidP="0069453C">
            <w:proofErr w:type="spellStart"/>
            <w:r w:rsidRPr="00520B61">
              <w:t>varchar</w:t>
            </w:r>
            <w:proofErr w:type="spellEnd"/>
          </w:p>
        </w:tc>
        <w:tc>
          <w:tcPr>
            <w:tcW w:w="3174" w:type="dxa"/>
          </w:tcPr>
          <w:p w14:paraId="48422B61" w14:textId="77777777" w:rsidR="0069453C" w:rsidRPr="000A5F30" w:rsidRDefault="0069453C" w:rsidP="0069453C">
            <w:pPr>
              <w:rPr>
                <w:lang w:val="en-US"/>
              </w:rPr>
            </w:pPr>
            <w:r w:rsidRPr="000A5F30">
              <w:rPr>
                <w:lang w:val="en-US"/>
              </w:rPr>
              <w:t>Indicates the data type. EVS data types are as follows:</w:t>
            </w:r>
          </w:p>
          <w:p w14:paraId="2D86F318" w14:textId="77777777" w:rsidR="0069453C" w:rsidRPr="0039535F" w:rsidRDefault="0069453C" w:rsidP="0069453C">
            <w:r>
              <w:t>SATA, SAS, and SSD</w:t>
            </w:r>
          </w:p>
        </w:tc>
      </w:tr>
      <w:tr w:rsidR="0069453C" w14:paraId="16934C3C" w14:textId="77777777" w:rsidTr="0069453C">
        <w:tc>
          <w:tcPr>
            <w:tcW w:w="3173" w:type="dxa"/>
            <w:vAlign w:val="bottom"/>
          </w:tcPr>
          <w:p w14:paraId="0B473873" w14:textId="77777777" w:rsidR="0069453C" w:rsidRPr="00520B61" w:rsidRDefault="0069453C" w:rsidP="0069453C">
            <w:r w:rsidRPr="00520B61">
              <w:t>total</w:t>
            </w:r>
          </w:p>
        </w:tc>
        <w:tc>
          <w:tcPr>
            <w:tcW w:w="3173" w:type="dxa"/>
            <w:vAlign w:val="bottom"/>
          </w:tcPr>
          <w:p w14:paraId="464D3D70" w14:textId="77777777" w:rsidR="0069453C" w:rsidRPr="00587BD8" w:rsidRDefault="0069453C" w:rsidP="0069453C">
            <w:r w:rsidRPr="00520B61">
              <w:t>float8</w:t>
            </w:r>
          </w:p>
        </w:tc>
        <w:tc>
          <w:tcPr>
            <w:tcW w:w="3174" w:type="dxa"/>
          </w:tcPr>
          <w:p w14:paraId="1C3ACB3B" w14:textId="77777777" w:rsidR="0069453C" w:rsidRPr="0039535F" w:rsidRDefault="0069453C" w:rsidP="0069453C">
            <w:r w:rsidRPr="000A5F30">
              <w:rPr>
                <w:lang w:val="en-US"/>
              </w:rPr>
              <w:t xml:space="preserve">Indicates the total number of resources. </w:t>
            </w:r>
            <w:r w:rsidRPr="008D2722">
              <w:t>Unit: TB.</w:t>
            </w:r>
          </w:p>
        </w:tc>
      </w:tr>
      <w:tr w:rsidR="0069453C" w14:paraId="286A795C" w14:textId="77777777" w:rsidTr="0069453C">
        <w:tc>
          <w:tcPr>
            <w:tcW w:w="3173" w:type="dxa"/>
            <w:vAlign w:val="bottom"/>
          </w:tcPr>
          <w:p w14:paraId="2BE05D4F" w14:textId="77777777" w:rsidR="0069453C" w:rsidRPr="00520B61" w:rsidRDefault="0069453C" w:rsidP="0069453C">
            <w:proofErr w:type="spellStart"/>
            <w:r w:rsidRPr="00520B61">
              <w:t>used</w:t>
            </w:r>
            <w:proofErr w:type="spellEnd"/>
          </w:p>
        </w:tc>
        <w:tc>
          <w:tcPr>
            <w:tcW w:w="3173" w:type="dxa"/>
            <w:vAlign w:val="bottom"/>
          </w:tcPr>
          <w:p w14:paraId="59686C6D" w14:textId="77777777" w:rsidR="0069453C" w:rsidRPr="00587BD8" w:rsidRDefault="0069453C" w:rsidP="0069453C">
            <w:r w:rsidRPr="00520B61">
              <w:t>float8</w:t>
            </w:r>
          </w:p>
        </w:tc>
        <w:tc>
          <w:tcPr>
            <w:tcW w:w="3174" w:type="dxa"/>
          </w:tcPr>
          <w:p w14:paraId="16146B71" w14:textId="77777777" w:rsidR="0069453C" w:rsidRPr="0039535F" w:rsidRDefault="0069453C" w:rsidP="0069453C">
            <w:r w:rsidRPr="000A5F30">
              <w:rPr>
                <w:lang w:val="en-US"/>
              </w:rPr>
              <w:t xml:space="preserve">Indicates the number of used resources. </w:t>
            </w:r>
            <w:r w:rsidRPr="008D2722">
              <w:t>Unit: TB.</w:t>
            </w:r>
          </w:p>
        </w:tc>
      </w:tr>
      <w:tr w:rsidR="0069453C" w14:paraId="4349ABB1" w14:textId="77777777" w:rsidTr="0069453C">
        <w:tc>
          <w:tcPr>
            <w:tcW w:w="3173" w:type="dxa"/>
            <w:vAlign w:val="bottom"/>
          </w:tcPr>
          <w:p w14:paraId="17BE97D0" w14:textId="77777777" w:rsidR="0069453C" w:rsidRPr="00520B61" w:rsidRDefault="0069453C" w:rsidP="0069453C">
            <w:proofErr w:type="spellStart"/>
            <w:r w:rsidRPr="00520B61">
              <w:t>free</w:t>
            </w:r>
            <w:proofErr w:type="spellEnd"/>
          </w:p>
        </w:tc>
        <w:tc>
          <w:tcPr>
            <w:tcW w:w="3173" w:type="dxa"/>
            <w:vAlign w:val="bottom"/>
          </w:tcPr>
          <w:p w14:paraId="05D2D4CB" w14:textId="77777777" w:rsidR="0069453C" w:rsidRPr="00587BD8" w:rsidRDefault="0069453C" w:rsidP="0069453C">
            <w:r w:rsidRPr="00520B61">
              <w:t>float8</w:t>
            </w:r>
          </w:p>
        </w:tc>
        <w:tc>
          <w:tcPr>
            <w:tcW w:w="3174" w:type="dxa"/>
          </w:tcPr>
          <w:p w14:paraId="043A1524" w14:textId="77777777" w:rsidR="0069453C" w:rsidRPr="0039535F" w:rsidRDefault="0069453C" w:rsidP="0069453C">
            <w:r w:rsidRPr="000A5F30">
              <w:rPr>
                <w:lang w:val="en-US"/>
              </w:rPr>
              <w:t xml:space="preserve">Indicates the remaining number of resources. </w:t>
            </w:r>
            <w:r>
              <w:t>Unit: TB.</w:t>
            </w:r>
          </w:p>
        </w:tc>
      </w:tr>
      <w:tr w:rsidR="0069453C" w14:paraId="37B14A5D" w14:textId="77777777" w:rsidTr="0069453C">
        <w:tc>
          <w:tcPr>
            <w:tcW w:w="3173" w:type="dxa"/>
            <w:vAlign w:val="bottom"/>
          </w:tcPr>
          <w:p w14:paraId="7C4C862E" w14:textId="77777777" w:rsidR="0069453C" w:rsidRPr="00520B61" w:rsidRDefault="0069453C" w:rsidP="0069453C">
            <w:proofErr w:type="spellStart"/>
            <w:r w:rsidRPr="00520B61">
              <w:t>allocated</w:t>
            </w:r>
            <w:proofErr w:type="spellEnd"/>
          </w:p>
        </w:tc>
        <w:tc>
          <w:tcPr>
            <w:tcW w:w="3173" w:type="dxa"/>
            <w:vAlign w:val="bottom"/>
          </w:tcPr>
          <w:p w14:paraId="1EC48D98" w14:textId="77777777" w:rsidR="0069453C" w:rsidRPr="00587BD8" w:rsidRDefault="0069453C" w:rsidP="0069453C">
            <w:r w:rsidRPr="00520B61">
              <w:t>float8</w:t>
            </w:r>
          </w:p>
        </w:tc>
        <w:tc>
          <w:tcPr>
            <w:tcW w:w="3174" w:type="dxa"/>
          </w:tcPr>
          <w:p w14:paraId="7578D5DC" w14:textId="77777777" w:rsidR="0069453C" w:rsidRPr="0039535F" w:rsidRDefault="0069453C" w:rsidP="0069453C">
            <w:r w:rsidRPr="000A5F30">
              <w:rPr>
                <w:lang w:val="en-US"/>
              </w:rPr>
              <w:t xml:space="preserve">Indicates the allocated number of resources. </w:t>
            </w:r>
            <w:r>
              <w:t>Unit: TB.</w:t>
            </w:r>
          </w:p>
        </w:tc>
      </w:tr>
      <w:tr w:rsidR="0069453C" w14:paraId="13CCD68A" w14:textId="77777777" w:rsidTr="0069453C">
        <w:tc>
          <w:tcPr>
            <w:tcW w:w="3173" w:type="dxa"/>
            <w:vAlign w:val="bottom"/>
          </w:tcPr>
          <w:p w14:paraId="277EABED" w14:textId="77777777" w:rsidR="0069453C" w:rsidRPr="00520B61" w:rsidRDefault="0069453C" w:rsidP="0069453C">
            <w:proofErr w:type="spellStart"/>
            <w:r w:rsidRPr="00520B61">
              <w:t>spot_allocated</w:t>
            </w:r>
            <w:proofErr w:type="spellEnd"/>
          </w:p>
        </w:tc>
        <w:tc>
          <w:tcPr>
            <w:tcW w:w="3173" w:type="dxa"/>
            <w:vAlign w:val="bottom"/>
          </w:tcPr>
          <w:p w14:paraId="41966A48" w14:textId="77777777" w:rsidR="0069453C" w:rsidRPr="00587BD8" w:rsidRDefault="0069453C" w:rsidP="0069453C">
            <w:r w:rsidRPr="00520B61">
              <w:t>float8</w:t>
            </w:r>
          </w:p>
        </w:tc>
        <w:tc>
          <w:tcPr>
            <w:tcW w:w="3174" w:type="dxa"/>
          </w:tcPr>
          <w:p w14:paraId="42781510" w14:textId="77777777" w:rsidR="0069453C" w:rsidRPr="0039535F" w:rsidRDefault="0069453C" w:rsidP="0069453C">
            <w:r>
              <w:t>None</w:t>
            </w:r>
          </w:p>
        </w:tc>
      </w:tr>
      <w:tr w:rsidR="0069453C" w14:paraId="4A895539" w14:textId="77777777" w:rsidTr="0069453C">
        <w:tc>
          <w:tcPr>
            <w:tcW w:w="3173" w:type="dxa"/>
            <w:vAlign w:val="bottom"/>
          </w:tcPr>
          <w:p w14:paraId="344F29CD" w14:textId="77777777" w:rsidR="0069453C" w:rsidRPr="00520B61" w:rsidRDefault="0069453C" w:rsidP="0069453C">
            <w:proofErr w:type="spellStart"/>
            <w:r w:rsidRPr="00520B61">
              <w:t>containerAllocated</w:t>
            </w:r>
            <w:proofErr w:type="spellEnd"/>
          </w:p>
        </w:tc>
        <w:tc>
          <w:tcPr>
            <w:tcW w:w="3173" w:type="dxa"/>
            <w:vAlign w:val="bottom"/>
          </w:tcPr>
          <w:p w14:paraId="5C0363C1" w14:textId="77777777" w:rsidR="0069453C" w:rsidRPr="00520B61" w:rsidRDefault="0069453C" w:rsidP="0069453C">
            <w:r w:rsidRPr="00520B61">
              <w:t>float8</w:t>
            </w:r>
          </w:p>
        </w:tc>
        <w:tc>
          <w:tcPr>
            <w:tcW w:w="3174" w:type="dxa"/>
          </w:tcPr>
          <w:p w14:paraId="0916CB7E" w14:textId="77777777" w:rsidR="0069453C" w:rsidRPr="00520B61" w:rsidRDefault="0069453C" w:rsidP="0069453C">
            <w:r w:rsidRPr="00520B61">
              <w:t>None</w:t>
            </w:r>
          </w:p>
        </w:tc>
      </w:tr>
      <w:tr w:rsidR="0069453C" w14:paraId="3982C6D2" w14:textId="77777777" w:rsidTr="0069453C">
        <w:tc>
          <w:tcPr>
            <w:tcW w:w="3173" w:type="dxa"/>
            <w:vAlign w:val="bottom"/>
          </w:tcPr>
          <w:p w14:paraId="11974B3E" w14:textId="77777777" w:rsidR="0069453C" w:rsidRPr="00520B61" w:rsidRDefault="0069453C" w:rsidP="0069453C">
            <w:proofErr w:type="spellStart"/>
            <w:r w:rsidRPr="00520B61">
              <w:t>available</w:t>
            </w:r>
            <w:proofErr w:type="spellEnd"/>
          </w:p>
        </w:tc>
        <w:tc>
          <w:tcPr>
            <w:tcW w:w="3173" w:type="dxa"/>
            <w:vAlign w:val="bottom"/>
          </w:tcPr>
          <w:p w14:paraId="742E53B3" w14:textId="77777777" w:rsidR="0069453C" w:rsidRPr="00520B61" w:rsidRDefault="0069453C" w:rsidP="0069453C">
            <w:r w:rsidRPr="00520B61">
              <w:t>float8</w:t>
            </w:r>
          </w:p>
        </w:tc>
        <w:tc>
          <w:tcPr>
            <w:tcW w:w="3174" w:type="dxa"/>
          </w:tcPr>
          <w:p w14:paraId="304DF37D" w14:textId="77777777" w:rsidR="0069453C" w:rsidRPr="00520B61" w:rsidRDefault="0069453C" w:rsidP="0069453C">
            <w:r w:rsidRPr="000A5F30">
              <w:rPr>
                <w:lang w:val="en-US"/>
              </w:rPr>
              <w:t xml:space="preserve">Indicates the number of available resources. </w:t>
            </w:r>
            <w:r w:rsidRPr="00520B61">
              <w:t>Unit: TB.</w:t>
            </w:r>
          </w:p>
        </w:tc>
      </w:tr>
      <w:tr w:rsidR="0069453C" w14:paraId="7B174390" w14:textId="77777777" w:rsidTr="0069453C">
        <w:tc>
          <w:tcPr>
            <w:tcW w:w="3173" w:type="dxa"/>
            <w:vAlign w:val="bottom"/>
          </w:tcPr>
          <w:p w14:paraId="691239E8" w14:textId="77777777" w:rsidR="0069453C" w:rsidRPr="00520B61" w:rsidRDefault="0069453C" w:rsidP="0069453C">
            <w:proofErr w:type="spellStart"/>
            <w:r w:rsidRPr="00520B61">
              <w:t>used_ratio</w:t>
            </w:r>
            <w:proofErr w:type="spellEnd"/>
          </w:p>
        </w:tc>
        <w:tc>
          <w:tcPr>
            <w:tcW w:w="3173" w:type="dxa"/>
            <w:vAlign w:val="bottom"/>
          </w:tcPr>
          <w:p w14:paraId="7B446E64" w14:textId="77777777" w:rsidR="0069453C" w:rsidRPr="00520B61" w:rsidRDefault="0069453C" w:rsidP="0069453C">
            <w:r w:rsidRPr="00520B61">
              <w:t>float8</w:t>
            </w:r>
          </w:p>
        </w:tc>
        <w:tc>
          <w:tcPr>
            <w:tcW w:w="3174" w:type="dxa"/>
          </w:tcPr>
          <w:p w14:paraId="0B4BEEDD" w14:textId="77777777" w:rsidR="0069453C" w:rsidRPr="00520B61" w:rsidRDefault="0069453C" w:rsidP="0069453C">
            <w:proofErr w:type="spellStart"/>
            <w:r w:rsidRPr="00520B61">
              <w:t>Indicates</w:t>
            </w:r>
            <w:proofErr w:type="spellEnd"/>
            <w:r w:rsidRPr="00520B61">
              <w:t xml:space="preserve"> </w:t>
            </w:r>
            <w:proofErr w:type="spellStart"/>
            <w:r w:rsidRPr="00520B61">
              <w:t>the</w:t>
            </w:r>
            <w:proofErr w:type="spellEnd"/>
            <w:r w:rsidRPr="00520B61">
              <w:t xml:space="preserve"> </w:t>
            </w:r>
            <w:proofErr w:type="spellStart"/>
            <w:r w:rsidRPr="00520B61">
              <w:t>resource</w:t>
            </w:r>
            <w:proofErr w:type="spellEnd"/>
            <w:r w:rsidRPr="00520B61">
              <w:t xml:space="preserve"> </w:t>
            </w:r>
            <w:proofErr w:type="spellStart"/>
            <w:r w:rsidRPr="00520B61">
              <w:t>usage</w:t>
            </w:r>
            <w:proofErr w:type="spellEnd"/>
          </w:p>
        </w:tc>
      </w:tr>
      <w:tr w:rsidR="0069453C" w14:paraId="07731105" w14:textId="77777777" w:rsidTr="0069453C">
        <w:tc>
          <w:tcPr>
            <w:tcW w:w="3173" w:type="dxa"/>
            <w:vAlign w:val="bottom"/>
          </w:tcPr>
          <w:p w14:paraId="4687DCC1" w14:textId="77777777" w:rsidR="0069453C" w:rsidRPr="00520B61" w:rsidRDefault="0069453C" w:rsidP="0069453C">
            <w:proofErr w:type="spellStart"/>
            <w:r w:rsidRPr="00520B61">
              <w:t>allocated_ratio</w:t>
            </w:r>
            <w:proofErr w:type="spellEnd"/>
          </w:p>
        </w:tc>
        <w:tc>
          <w:tcPr>
            <w:tcW w:w="3173" w:type="dxa"/>
            <w:vAlign w:val="bottom"/>
          </w:tcPr>
          <w:p w14:paraId="652CB240" w14:textId="77777777" w:rsidR="0069453C" w:rsidRPr="00520B61" w:rsidRDefault="0069453C" w:rsidP="0069453C">
            <w:r w:rsidRPr="00520B61">
              <w:t>float8</w:t>
            </w:r>
          </w:p>
        </w:tc>
        <w:tc>
          <w:tcPr>
            <w:tcW w:w="3174" w:type="dxa"/>
            <w:vAlign w:val="top"/>
          </w:tcPr>
          <w:p w14:paraId="7EBF2ECB" w14:textId="77777777" w:rsidR="0069453C" w:rsidRPr="000A5F30" w:rsidRDefault="0069453C" w:rsidP="0069453C">
            <w:pPr>
              <w:rPr>
                <w:lang w:val="en-US"/>
              </w:rPr>
            </w:pPr>
            <w:r w:rsidRPr="000A5F30">
              <w:rPr>
                <w:lang w:val="en-US"/>
              </w:rPr>
              <w:t>Indicates the resource allocation rate.</w:t>
            </w:r>
          </w:p>
        </w:tc>
      </w:tr>
      <w:tr w:rsidR="0069453C" w14:paraId="3129F9E5" w14:textId="77777777" w:rsidTr="0069453C">
        <w:tc>
          <w:tcPr>
            <w:tcW w:w="3173" w:type="dxa"/>
            <w:vAlign w:val="bottom"/>
          </w:tcPr>
          <w:p w14:paraId="64609640" w14:textId="77777777" w:rsidR="0069453C" w:rsidRPr="00520B61" w:rsidRDefault="0069453C" w:rsidP="0069453C">
            <w:proofErr w:type="spellStart"/>
            <w:r w:rsidRPr="00520B61">
              <w:t>over_subscription_ratio</w:t>
            </w:r>
            <w:proofErr w:type="spellEnd"/>
          </w:p>
        </w:tc>
        <w:tc>
          <w:tcPr>
            <w:tcW w:w="3173" w:type="dxa"/>
            <w:vAlign w:val="bottom"/>
          </w:tcPr>
          <w:p w14:paraId="6871003F" w14:textId="77777777" w:rsidR="0069453C" w:rsidRPr="00520B61" w:rsidRDefault="0069453C" w:rsidP="0069453C">
            <w:r w:rsidRPr="00520B61">
              <w:t>float8</w:t>
            </w:r>
          </w:p>
        </w:tc>
        <w:tc>
          <w:tcPr>
            <w:tcW w:w="3174" w:type="dxa"/>
            <w:vAlign w:val="top"/>
          </w:tcPr>
          <w:p w14:paraId="52235969" w14:textId="77777777" w:rsidR="0069453C" w:rsidRPr="00520B61" w:rsidRDefault="0069453C" w:rsidP="0069453C">
            <w:proofErr w:type="spellStart"/>
            <w:r w:rsidRPr="00520B61">
              <w:t>Indicates</w:t>
            </w:r>
            <w:proofErr w:type="spellEnd"/>
            <w:r w:rsidRPr="00520B61">
              <w:t xml:space="preserve"> </w:t>
            </w:r>
            <w:proofErr w:type="spellStart"/>
            <w:r w:rsidRPr="00520B61">
              <w:t>the</w:t>
            </w:r>
            <w:proofErr w:type="spellEnd"/>
            <w:r w:rsidRPr="00520B61">
              <w:t xml:space="preserve"> </w:t>
            </w:r>
            <w:proofErr w:type="spellStart"/>
            <w:r w:rsidRPr="00520B61">
              <w:t>overcommitment</w:t>
            </w:r>
            <w:proofErr w:type="spellEnd"/>
            <w:r w:rsidRPr="00520B61">
              <w:t xml:space="preserve"> </w:t>
            </w:r>
            <w:proofErr w:type="spellStart"/>
            <w:r w:rsidRPr="00520B61">
              <w:t>ratio</w:t>
            </w:r>
            <w:proofErr w:type="spellEnd"/>
            <w:r w:rsidRPr="00520B61">
              <w:t>.</w:t>
            </w:r>
          </w:p>
        </w:tc>
      </w:tr>
      <w:tr w:rsidR="0069453C" w14:paraId="459FF4DD" w14:textId="77777777" w:rsidTr="0069453C">
        <w:tc>
          <w:tcPr>
            <w:tcW w:w="3173" w:type="dxa"/>
            <w:vAlign w:val="bottom"/>
          </w:tcPr>
          <w:p w14:paraId="32649D7C" w14:textId="77777777" w:rsidR="0069453C" w:rsidRPr="00520B61" w:rsidRDefault="0069453C" w:rsidP="0069453C">
            <w:proofErr w:type="spellStart"/>
            <w:r w:rsidRPr="00520B61">
              <w:t>additional_info</w:t>
            </w:r>
            <w:proofErr w:type="spellEnd"/>
          </w:p>
        </w:tc>
        <w:tc>
          <w:tcPr>
            <w:tcW w:w="3173" w:type="dxa"/>
            <w:vAlign w:val="bottom"/>
          </w:tcPr>
          <w:p w14:paraId="58FA68F9" w14:textId="77777777" w:rsidR="0069453C" w:rsidRPr="00520B61" w:rsidRDefault="0069453C" w:rsidP="0069453C">
            <w:proofErr w:type="spellStart"/>
            <w:r w:rsidRPr="00520B61">
              <w:t>varchar</w:t>
            </w:r>
            <w:proofErr w:type="spellEnd"/>
          </w:p>
        </w:tc>
        <w:tc>
          <w:tcPr>
            <w:tcW w:w="3174" w:type="dxa"/>
          </w:tcPr>
          <w:p w14:paraId="199A0AE0" w14:textId="77777777" w:rsidR="0069453C" w:rsidRPr="00520B61" w:rsidRDefault="0069453C" w:rsidP="0069453C"/>
        </w:tc>
      </w:tr>
      <w:tr w:rsidR="0069453C" w14:paraId="5D7ECEAD" w14:textId="77777777" w:rsidTr="0069453C">
        <w:tc>
          <w:tcPr>
            <w:tcW w:w="3173" w:type="dxa"/>
            <w:vAlign w:val="bottom"/>
          </w:tcPr>
          <w:p w14:paraId="248192AF" w14:textId="77777777" w:rsidR="0069453C" w:rsidRPr="00520B61" w:rsidRDefault="0069453C" w:rsidP="0069453C">
            <w:proofErr w:type="spellStart"/>
            <w:r w:rsidRPr="00520B61">
              <w:t>sata_physical_host</w:t>
            </w:r>
            <w:proofErr w:type="spellEnd"/>
          </w:p>
        </w:tc>
        <w:tc>
          <w:tcPr>
            <w:tcW w:w="3173" w:type="dxa"/>
            <w:vAlign w:val="bottom"/>
          </w:tcPr>
          <w:p w14:paraId="19E51998" w14:textId="77777777" w:rsidR="0069453C" w:rsidRPr="00520B61" w:rsidRDefault="0069453C" w:rsidP="0069453C">
            <w:proofErr w:type="spellStart"/>
            <w:r w:rsidRPr="00520B61">
              <w:t>varchar</w:t>
            </w:r>
            <w:proofErr w:type="spellEnd"/>
          </w:p>
        </w:tc>
        <w:tc>
          <w:tcPr>
            <w:tcW w:w="3174" w:type="dxa"/>
          </w:tcPr>
          <w:p w14:paraId="0513A3C7" w14:textId="77777777" w:rsidR="0069453C" w:rsidRPr="00520B61" w:rsidRDefault="0069453C" w:rsidP="0069453C">
            <w:r w:rsidRPr="000A5F30">
              <w:rPr>
                <w:lang w:val="en-US"/>
              </w:rPr>
              <w:t xml:space="preserve">Indicates the number of SATA PMs. </w:t>
            </w:r>
            <w:r>
              <w:t>Unit: PCs</w:t>
            </w:r>
          </w:p>
        </w:tc>
      </w:tr>
      <w:tr w:rsidR="0069453C" w14:paraId="1608BFCC" w14:textId="77777777" w:rsidTr="0069453C">
        <w:tc>
          <w:tcPr>
            <w:tcW w:w="3173" w:type="dxa"/>
            <w:vAlign w:val="bottom"/>
          </w:tcPr>
          <w:p w14:paraId="64CBA454" w14:textId="77777777" w:rsidR="0069453C" w:rsidRPr="00520B61" w:rsidRDefault="0069453C" w:rsidP="0069453C">
            <w:proofErr w:type="spellStart"/>
            <w:r w:rsidRPr="00520B61">
              <w:t>ssd_physical_host</w:t>
            </w:r>
            <w:proofErr w:type="spellEnd"/>
          </w:p>
        </w:tc>
        <w:tc>
          <w:tcPr>
            <w:tcW w:w="3173" w:type="dxa"/>
            <w:vAlign w:val="bottom"/>
          </w:tcPr>
          <w:p w14:paraId="736C106A" w14:textId="77777777" w:rsidR="0069453C" w:rsidRPr="00520B61" w:rsidRDefault="0069453C" w:rsidP="0069453C">
            <w:proofErr w:type="spellStart"/>
            <w:r w:rsidRPr="00520B61">
              <w:t>varchar</w:t>
            </w:r>
            <w:proofErr w:type="spellEnd"/>
          </w:p>
        </w:tc>
        <w:tc>
          <w:tcPr>
            <w:tcW w:w="3174" w:type="dxa"/>
          </w:tcPr>
          <w:p w14:paraId="13BEB3E9" w14:textId="77777777" w:rsidR="0069453C" w:rsidRPr="00520B61" w:rsidRDefault="0069453C" w:rsidP="0069453C">
            <w:r w:rsidRPr="000A5F30">
              <w:rPr>
                <w:lang w:val="en-US"/>
              </w:rPr>
              <w:t xml:space="preserve">Indicates the number of SSD PMs. </w:t>
            </w:r>
            <w:r w:rsidRPr="00520B61">
              <w:t>Unit: PCs</w:t>
            </w:r>
          </w:p>
        </w:tc>
      </w:tr>
      <w:tr w:rsidR="0069453C" w14:paraId="6ADE155E" w14:textId="77777777" w:rsidTr="0069453C">
        <w:tc>
          <w:tcPr>
            <w:tcW w:w="3173" w:type="dxa"/>
            <w:vAlign w:val="bottom"/>
          </w:tcPr>
          <w:p w14:paraId="68B2B9E4" w14:textId="77777777" w:rsidR="0069453C" w:rsidRPr="00520B61" w:rsidRDefault="0069453C" w:rsidP="0069453C">
            <w:proofErr w:type="spellStart"/>
            <w:r w:rsidRPr="00520B61">
              <w:t>sas_physical_host</w:t>
            </w:r>
            <w:proofErr w:type="spellEnd"/>
          </w:p>
        </w:tc>
        <w:tc>
          <w:tcPr>
            <w:tcW w:w="3173" w:type="dxa"/>
            <w:vAlign w:val="bottom"/>
          </w:tcPr>
          <w:p w14:paraId="2B92564B" w14:textId="77777777" w:rsidR="0069453C" w:rsidRPr="00520B61" w:rsidRDefault="0069453C" w:rsidP="0069453C">
            <w:proofErr w:type="spellStart"/>
            <w:r w:rsidRPr="00520B61">
              <w:t>varchar</w:t>
            </w:r>
            <w:proofErr w:type="spellEnd"/>
          </w:p>
        </w:tc>
        <w:tc>
          <w:tcPr>
            <w:tcW w:w="3174" w:type="dxa"/>
          </w:tcPr>
          <w:p w14:paraId="28053564" w14:textId="77777777" w:rsidR="0069453C" w:rsidRPr="00520B61" w:rsidRDefault="0069453C" w:rsidP="0069453C">
            <w:r w:rsidRPr="000A5F30">
              <w:rPr>
                <w:lang w:val="en-US"/>
              </w:rPr>
              <w:t xml:space="preserve">Indicates the number of SAS PMs. </w:t>
            </w:r>
            <w:r w:rsidRPr="00520B61">
              <w:t>Unit: PCs</w:t>
            </w:r>
          </w:p>
        </w:tc>
      </w:tr>
      <w:tr w:rsidR="0069453C" w14:paraId="7B5028E0" w14:textId="77777777" w:rsidTr="0069453C">
        <w:tc>
          <w:tcPr>
            <w:tcW w:w="3173" w:type="dxa"/>
            <w:vAlign w:val="bottom"/>
          </w:tcPr>
          <w:p w14:paraId="64E6A165" w14:textId="77777777" w:rsidR="0069453C" w:rsidRPr="00520B61" w:rsidRDefault="0069453C" w:rsidP="0069453C">
            <w:proofErr w:type="spellStart"/>
            <w:r w:rsidRPr="00520B61">
              <w:t>pool_model</w:t>
            </w:r>
            <w:proofErr w:type="spellEnd"/>
          </w:p>
        </w:tc>
        <w:tc>
          <w:tcPr>
            <w:tcW w:w="3173" w:type="dxa"/>
            <w:vAlign w:val="bottom"/>
          </w:tcPr>
          <w:p w14:paraId="7ECA8F68" w14:textId="77777777" w:rsidR="0069453C" w:rsidRPr="00520B61" w:rsidRDefault="0069453C" w:rsidP="0069453C">
            <w:proofErr w:type="spellStart"/>
            <w:r w:rsidRPr="00520B61">
              <w:t>varchar</w:t>
            </w:r>
            <w:proofErr w:type="spellEnd"/>
          </w:p>
        </w:tc>
        <w:tc>
          <w:tcPr>
            <w:tcW w:w="3174" w:type="dxa"/>
          </w:tcPr>
          <w:p w14:paraId="3BEC8251" w14:textId="77777777" w:rsidR="0069453C" w:rsidRPr="00520B61" w:rsidRDefault="0069453C" w:rsidP="0069453C">
            <w:r w:rsidRPr="00520B61">
              <w:t>None</w:t>
            </w:r>
          </w:p>
        </w:tc>
      </w:tr>
      <w:tr w:rsidR="0069453C" w14:paraId="61791625" w14:textId="77777777" w:rsidTr="0069453C">
        <w:tc>
          <w:tcPr>
            <w:tcW w:w="3173" w:type="dxa"/>
            <w:vAlign w:val="bottom"/>
          </w:tcPr>
          <w:p w14:paraId="4D3D1634" w14:textId="77777777" w:rsidR="0069453C" w:rsidRPr="00520B61" w:rsidRDefault="0069453C" w:rsidP="0069453C">
            <w:proofErr w:type="spellStart"/>
            <w:r w:rsidRPr="00520B61">
              <w:t>region_id</w:t>
            </w:r>
            <w:proofErr w:type="spellEnd"/>
          </w:p>
        </w:tc>
        <w:tc>
          <w:tcPr>
            <w:tcW w:w="3173" w:type="dxa"/>
            <w:vAlign w:val="bottom"/>
          </w:tcPr>
          <w:p w14:paraId="3B89BA68" w14:textId="77777777" w:rsidR="0069453C" w:rsidRPr="00520B61" w:rsidRDefault="0069453C" w:rsidP="0069453C">
            <w:proofErr w:type="spellStart"/>
            <w:r w:rsidRPr="00520B61">
              <w:t>varchar</w:t>
            </w:r>
            <w:proofErr w:type="spellEnd"/>
          </w:p>
        </w:tc>
        <w:tc>
          <w:tcPr>
            <w:tcW w:w="3174" w:type="dxa"/>
          </w:tcPr>
          <w:p w14:paraId="2DC108BD" w14:textId="77777777" w:rsidR="0069453C" w:rsidRPr="000A5F30" w:rsidRDefault="0069453C" w:rsidP="0069453C">
            <w:pPr>
              <w:rPr>
                <w:lang w:val="en-US"/>
              </w:rPr>
            </w:pPr>
            <w:r w:rsidRPr="000A5F30">
              <w:rPr>
                <w:lang w:val="en-US"/>
              </w:rPr>
              <w:t>Indicates the ID of the AZ to which a resource belongs</w:t>
            </w:r>
          </w:p>
        </w:tc>
      </w:tr>
      <w:tr w:rsidR="0069453C" w14:paraId="4D42ED30" w14:textId="77777777" w:rsidTr="0069453C">
        <w:tc>
          <w:tcPr>
            <w:tcW w:w="3173" w:type="dxa"/>
            <w:vAlign w:val="bottom"/>
          </w:tcPr>
          <w:p w14:paraId="7D538153" w14:textId="77777777" w:rsidR="0069453C" w:rsidRPr="00520B61" w:rsidRDefault="0069453C" w:rsidP="0069453C">
            <w:proofErr w:type="spellStart"/>
            <w:r w:rsidRPr="00520B61">
              <w:t>zone_type</w:t>
            </w:r>
            <w:proofErr w:type="spellEnd"/>
          </w:p>
        </w:tc>
        <w:tc>
          <w:tcPr>
            <w:tcW w:w="3173" w:type="dxa"/>
            <w:vAlign w:val="bottom"/>
          </w:tcPr>
          <w:p w14:paraId="07953EF9" w14:textId="77777777" w:rsidR="0069453C" w:rsidRPr="00520B61" w:rsidRDefault="0069453C" w:rsidP="0069453C">
            <w:proofErr w:type="spellStart"/>
            <w:r w:rsidRPr="00520B61">
              <w:t>varchar</w:t>
            </w:r>
            <w:proofErr w:type="spellEnd"/>
          </w:p>
        </w:tc>
        <w:tc>
          <w:tcPr>
            <w:tcW w:w="3174" w:type="dxa"/>
          </w:tcPr>
          <w:p w14:paraId="039D86A4" w14:textId="77777777" w:rsidR="0069453C" w:rsidRPr="000A5F30" w:rsidRDefault="0069453C" w:rsidP="0069453C">
            <w:pPr>
              <w:rPr>
                <w:lang w:val="en-US"/>
              </w:rPr>
            </w:pPr>
            <w:r w:rsidRPr="000A5F30">
              <w:rPr>
                <w:lang w:val="en-US"/>
              </w:rPr>
              <w:t>Indicates the resource type to which a resource belongs</w:t>
            </w:r>
          </w:p>
        </w:tc>
      </w:tr>
      <w:tr w:rsidR="0069453C" w14:paraId="655EAB62" w14:textId="77777777" w:rsidTr="0069453C">
        <w:tc>
          <w:tcPr>
            <w:tcW w:w="3173" w:type="dxa"/>
            <w:vAlign w:val="bottom"/>
          </w:tcPr>
          <w:p w14:paraId="1B921957" w14:textId="77777777" w:rsidR="0069453C" w:rsidRPr="00520B61" w:rsidRDefault="0069453C" w:rsidP="0069453C">
            <w:proofErr w:type="spellStart"/>
            <w:r w:rsidRPr="00520B61">
              <w:t>etl_created</w:t>
            </w:r>
            <w:proofErr w:type="spellEnd"/>
          </w:p>
        </w:tc>
        <w:tc>
          <w:tcPr>
            <w:tcW w:w="3173" w:type="dxa"/>
            <w:vAlign w:val="bottom"/>
          </w:tcPr>
          <w:p w14:paraId="4EE2DC59" w14:textId="77777777" w:rsidR="0069453C" w:rsidRPr="00520B61" w:rsidRDefault="0069453C" w:rsidP="0069453C">
            <w:proofErr w:type="spellStart"/>
            <w:r w:rsidRPr="00520B61">
              <w:t>timestamp</w:t>
            </w:r>
            <w:proofErr w:type="spellEnd"/>
          </w:p>
        </w:tc>
        <w:tc>
          <w:tcPr>
            <w:tcW w:w="3174" w:type="dxa"/>
          </w:tcPr>
          <w:p w14:paraId="702C0F95" w14:textId="77777777" w:rsidR="0069453C" w:rsidRPr="000A5F30" w:rsidRDefault="0069453C" w:rsidP="0069453C">
            <w:pPr>
              <w:rPr>
                <w:lang w:val="en-US"/>
              </w:rPr>
            </w:pPr>
            <w:r w:rsidRPr="000A5F30">
              <w:rPr>
                <w:lang w:val="en-US"/>
              </w:rPr>
              <w:t>Displays when this data set was created</w:t>
            </w:r>
          </w:p>
        </w:tc>
      </w:tr>
    </w:tbl>
    <w:p w14:paraId="5D34F143" w14:textId="5EB187E1" w:rsidR="0069453C" w:rsidRDefault="0069453C" w:rsidP="00F91292"/>
    <w:p w14:paraId="5BB6B0BB" w14:textId="2CEBFDCA" w:rsidR="0069453C" w:rsidRDefault="0069453C" w:rsidP="00F91292"/>
    <w:p w14:paraId="0B1F589D" w14:textId="6D672590" w:rsidR="0069453C" w:rsidRDefault="0069453C" w:rsidP="0069453C">
      <w:pPr>
        <w:pStyle w:val="Heading3"/>
      </w:pPr>
      <w:bookmarkStart w:id="457" w:name="_Toc50624464"/>
      <w:bookmarkStart w:id="458" w:name="_Toc124349985"/>
      <w:proofErr w:type="spellStart"/>
      <w:r>
        <w:t>Business.</w:t>
      </w:r>
      <w:r w:rsidRPr="00100A2E">
        <w:t>dim_ol_capacity_obs</w:t>
      </w:r>
      <w:bookmarkEnd w:id="457"/>
      <w:bookmarkEnd w:id="458"/>
      <w:proofErr w:type="spellEnd"/>
    </w:p>
    <w:p w14:paraId="3F1AF487" w14:textId="0408FE87" w:rsidR="002D2009" w:rsidRPr="0069453C" w:rsidRDefault="002D2009" w:rsidP="002D2009">
      <w:r>
        <w:t>This table is only available if you use Enterprise Dashboard Extra Large. It’s possible to receive Capacity data of your Open Telekom Cloud Hybrid in Enterprise Dashboard. The actual availability of data sets depends on your Hybrid Installation. Data is exported once per day. The “timestamp” attribute shows when the data was collected.</w:t>
      </w:r>
    </w:p>
    <w:p w14:paraId="2918FFD2" w14:textId="77777777" w:rsidR="002D2009" w:rsidRPr="002D2009" w:rsidRDefault="002D2009" w:rsidP="002D2009"/>
    <w:tbl>
      <w:tblPr>
        <w:tblStyle w:val="Tabellengitternetz2"/>
        <w:tblW w:w="0" w:type="auto"/>
        <w:tblInd w:w="-25" w:type="dxa"/>
        <w:tblLook w:val="04A0" w:firstRow="1" w:lastRow="0" w:firstColumn="1" w:lastColumn="0" w:noHBand="0" w:noVBand="1"/>
      </w:tblPr>
      <w:tblGrid>
        <w:gridCol w:w="3173"/>
        <w:gridCol w:w="3173"/>
        <w:gridCol w:w="3174"/>
      </w:tblGrid>
      <w:tr w:rsidR="0069453C" w14:paraId="2E2ABFEC" w14:textId="77777777" w:rsidTr="0069453C">
        <w:trPr>
          <w:cnfStyle w:val="100000000000" w:firstRow="1" w:lastRow="0" w:firstColumn="0" w:lastColumn="0" w:oddVBand="0" w:evenVBand="0" w:oddHBand="0" w:evenHBand="0" w:firstRowFirstColumn="0" w:firstRowLastColumn="0" w:lastRowFirstColumn="0" w:lastRowLastColumn="0"/>
        </w:trPr>
        <w:tc>
          <w:tcPr>
            <w:tcW w:w="3173" w:type="dxa"/>
          </w:tcPr>
          <w:p w14:paraId="4C972699" w14:textId="77777777" w:rsidR="0069453C" w:rsidRDefault="0069453C" w:rsidP="0069453C">
            <w:r>
              <w:lastRenderedPageBreak/>
              <w:t xml:space="preserve">Field </w:t>
            </w:r>
            <w:proofErr w:type="spellStart"/>
            <w:r>
              <w:t>name</w:t>
            </w:r>
            <w:proofErr w:type="spellEnd"/>
          </w:p>
        </w:tc>
        <w:tc>
          <w:tcPr>
            <w:tcW w:w="3173" w:type="dxa"/>
          </w:tcPr>
          <w:p w14:paraId="5DB091D3" w14:textId="77777777" w:rsidR="0069453C" w:rsidRDefault="0069453C" w:rsidP="0069453C">
            <w:r>
              <w:t>Data type</w:t>
            </w:r>
          </w:p>
        </w:tc>
        <w:tc>
          <w:tcPr>
            <w:tcW w:w="3174" w:type="dxa"/>
          </w:tcPr>
          <w:p w14:paraId="59D7281D" w14:textId="77777777" w:rsidR="0069453C" w:rsidRDefault="0069453C" w:rsidP="0069453C">
            <w:r>
              <w:t>Description</w:t>
            </w:r>
          </w:p>
        </w:tc>
      </w:tr>
      <w:tr w:rsidR="0069453C" w14:paraId="68B15887" w14:textId="77777777" w:rsidTr="0069453C">
        <w:tc>
          <w:tcPr>
            <w:tcW w:w="3173" w:type="dxa"/>
            <w:vAlign w:val="bottom"/>
          </w:tcPr>
          <w:p w14:paraId="39117CFA" w14:textId="77777777" w:rsidR="0069453C" w:rsidRPr="00520B61" w:rsidRDefault="0069453C" w:rsidP="0069453C">
            <w:proofErr w:type="spellStart"/>
            <w:r w:rsidRPr="00520B61">
              <w:t>service</w:t>
            </w:r>
            <w:proofErr w:type="spellEnd"/>
          </w:p>
        </w:tc>
        <w:tc>
          <w:tcPr>
            <w:tcW w:w="3173" w:type="dxa"/>
            <w:vAlign w:val="bottom"/>
          </w:tcPr>
          <w:p w14:paraId="6EF45E28" w14:textId="77777777" w:rsidR="0069453C" w:rsidRPr="00587BD8" w:rsidRDefault="0069453C" w:rsidP="0069453C">
            <w:proofErr w:type="spellStart"/>
            <w:r w:rsidRPr="00520B61">
              <w:t>varchar</w:t>
            </w:r>
            <w:proofErr w:type="spellEnd"/>
          </w:p>
        </w:tc>
        <w:tc>
          <w:tcPr>
            <w:tcW w:w="3174" w:type="dxa"/>
          </w:tcPr>
          <w:p w14:paraId="2FCD0E7B" w14:textId="77777777" w:rsidR="0069453C" w:rsidRPr="000A5F30" w:rsidRDefault="0069453C" w:rsidP="0069453C">
            <w:pPr>
              <w:rPr>
                <w:lang w:val="en-US"/>
              </w:rPr>
            </w:pPr>
            <w:r w:rsidRPr="000A5F30">
              <w:rPr>
                <w:lang w:val="en-US"/>
              </w:rPr>
              <w:t>Indicates the service name, which identifies the service to which a resource belongs</w:t>
            </w:r>
          </w:p>
        </w:tc>
      </w:tr>
      <w:tr w:rsidR="0069453C" w14:paraId="07A9F673" w14:textId="77777777" w:rsidTr="0069453C">
        <w:tc>
          <w:tcPr>
            <w:tcW w:w="3173" w:type="dxa"/>
            <w:vAlign w:val="bottom"/>
          </w:tcPr>
          <w:p w14:paraId="769E16B2" w14:textId="77777777" w:rsidR="0069453C" w:rsidRPr="00520B61" w:rsidRDefault="0069453C" w:rsidP="0069453C">
            <w:proofErr w:type="spellStart"/>
            <w:r w:rsidRPr="00520B61">
              <w:t>timestamp</w:t>
            </w:r>
            <w:proofErr w:type="spellEnd"/>
          </w:p>
        </w:tc>
        <w:tc>
          <w:tcPr>
            <w:tcW w:w="3173" w:type="dxa"/>
            <w:vAlign w:val="bottom"/>
          </w:tcPr>
          <w:p w14:paraId="29D99AD5" w14:textId="77777777" w:rsidR="0069453C" w:rsidRPr="00587BD8" w:rsidRDefault="0069453C" w:rsidP="0069453C">
            <w:proofErr w:type="spellStart"/>
            <w:r w:rsidRPr="00520B61">
              <w:t>timestamp</w:t>
            </w:r>
            <w:proofErr w:type="spellEnd"/>
          </w:p>
        </w:tc>
        <w:tc>
          <w:tcPr>
            <w:tcW w:w="3174" w:type="dxa"/>
          </w:tcPr>
          <w:p w14:paraId="1C15B413" w14:textId="27320452" w:rsidR="0069453C" w:rsidRPr="000A5F30" w:rsidRDefault="0069453C" w:rsidP="0069453C">
            <w:pPr>
              <w:rPr>
                <w:lang w:val="en-US"/>
              </w:rPr>
            </w:pPr>
            <w:r w:rsidRPr="000A5F30">
              <w:rPr>
                <w:lang w:val="en-US"/>
              </w:rPr>
              <w:t xml:space="preserve">Indicates the time stamp in </w:t>
            </w:r>
            <w:r w:rsidR="00204D68">
              <w:rPr>
                <w:lang w:val="en-US"/>
              </w:rPr>
              <w:t>U</w:t>
            </w:r>
            <w:r w:rsidRPr="000A5F30">
              <w:rPr>
                <w:lang w:val="en-US"/>
              </w:rPr>
              <w:t>nix format, e.g. 1598306400000</w:t>
            </w:r>
          </w:p>
        </w:tc>
      </w:tr>
      <w:tr w:rsidR="0069453C" w14:paraId="2F4CB9DB" w14:textId="77777777" w:rsidTr="0069453C">
        <w:tc>
          <w:tcPr>
            <w:tcW w:w="3173" w:type="dxa"/>
            <w:vAlign w:val="bottom"/>
          </w:tcPr>
          <w:p w14:paraId="1E606070" w14:textId="77777777" w:rsidR="0069453C" w:rsidRPr="00520B61" w:rsidRDefault="0069453C" w:rsidP="0069453C">
            <w:proofErr w:type="spellStart"/>
            <w:r w:rsidRPr="00520B61">
              <w:t>region</w:t>
            </w:r>
            <w:proofErr w:type="spellEnd"/>
          </w:p>
        </w:tc>
        <w:tc>
          <w:tcPr>
            <w:tcW w:w="3173" w:type="dxa"/>
            <w:vAlign w:val="bottom"/>
          </w:tcPr>
          <w:p w14:paraId="7260672D" w14:textId="77777777" w:rsidR="0069453C" w:rsidRPr="00587BD8" w:rsidRDefault="0069453C" w:rsidP="0069453C">
            <w:proofErr w:type="spellStart"/>
            <w:r w:rsidRPr="00520B61">
              <w:t>varchar</w:t>
            </w:r>
            <w:proofErr w:type="spellEnd"/>
          </w:p>
        </w:tc>
        <w:tc>
          <w:tcPr>
            <w:tcW w:w="3174" w:type="dxa"/>
          </w:tcPr>
          <w:p w14:paraId="776315EA" w14:textId="77777777" w:rsidR="0069453C" w:rsidRPr="000A5F30" w:rsidRDefault="0069453C" w:rsidP="0069453C">
            <w:pPr>
              <w:rPr>
                <w:lang w:val="en-US"/>
              </w:rPr>
            </w:pPr>
            <w:r w:rsidRPr="000A5F30">
              <w:rPr>
                <w:lang w:val="en-US"/>
              </w:rPr>
              <w:t>Indicates the name of the region to which a resource belongs.</w:t>
            </w:r>
          </w:p>
        </w:tc>
      </w:tr>
      <w:tr w:rsidR="0069453C" w14:paraId="32C7A6A0" w14:textId="77777777" w:rsidTr="0069453C">
        <w:tc>
          <w:tcPr>
            <w:tcW w:w="3173" w:type="dxa"/>
            <w:vAlign w:val="bottom"/>
          </w:tcPr>
          <w:p w14:paraId="2D82C62D" w14:textId="77777777" w:rsidR="0069453C" w:rsidRPr="00520B61" w:rsidRDefault="0069453C" w:rsidP="0069453C">
            <w:proofErr w:type="spellStart"/>
            <w:r w:rsidRPr="00520B61">
              <w:t>az</w:t>
            </w:r>
            <w:proofErr w:type="spellEnd"/>
          </w:p>
        </w:tc>
        <w:tc>
          <w:tcPr>
            <w:tcW w:w="3173" w:type="dxa"/>
            <w:vAlign w:val="bottom"/>
          </w:tcPr>
          <w:p w14:paraId="0CF967FE" w14:textId="77777777" w:rsidR="0069453C" w:rsidRPr="00587BD8" w:rsidRDefault="0069453C" w:rsidP="0069453C">
            <w:proofErr w:type="spellStart"/>
            <w:r w:rsidRPr="00520B61">
              <w:t>varchar</w:t>
            </w:r>
            <w:proofErr w:type="spellEnd"/>
          </w:p>
        </w:tc>
        <w:tc>
          <w:tcPr>
            <w:tcW w:w="3174" w:type="dxa"/>
          </w:tcPr>
          <w:p w14:paraId="5717453A" w14:textId="77777777" w:rsidR="0069453C" w:rsidRPr="0039535F" w:rsidRDefault="0069453C" w:rsidP="0069453C">
            <w:r>
              <w:t>None</w:t>
            </w:r>
          </w:p>
        </w:tc>
      </w:tr>
      <w:tr w:rsidR="0069453C" w14:paraId="627DA4AF" w14:textId="77777777" w:rsidTr="0069453C">
        <w:tc>
          <w:tcPr>
            <w:tcW w:w="3173" w:type="dxa"/>
            <w:vAlign w:val="bottom"/>
          </w:tcPr>
          <w:p w14:paraId="305018D3" w14:textId="77777777" w:rsidR="0069453C" w:rsidRPr="00520B61" w:rsidRDefault="0069453C" w:rsidP="0069453C">
            <w:proofErr w:type="spellStart"/>
            <w:r w:rsidRPr="00520B61">
              <w:t>zone</w:t>
            </w:r>
            <w:proofErr w:type="spellEnd"/>
          </w:p>
        </w:tc>
        <w:tc>
          <w:tcPr>
            <w:tcW w:w="3173" w:type="dxa"/>
            <w:vAlign w:val="bottom"/>
          </w:tcPr>
          <w:p w14:paraId="0BD5222F" w14:textId="77777777" w:rsidR="0069453C" w:rsidRPr="00587BD8" w:rsidRDefault="0069453C" w:rsidP="0069453C">
            <w:proofErr w:type="spellStart"/>
            <w:r w:rsidRPr="00520B61">
              <w:t>varchar</w:t>
            </w:r>
            <w:proofErr w:type="spellEnd"/>
          </w:p>
        </w:tc>
        <w:tc>
          <w:tcPr>
            <w:tcW w:w="3174" w:type="dxa"/>
          </w:tcPr>
          <w:p w14:paraId="0A8D1C26" w14:textId="77777777" w:rsidR="0069453C" w:rsidRPr="0039535F" w:rsidRDefault="0069453C" w:rsidP="0069453C">
            <w:r>
              <w:t>None</w:t>
            </w:r>
          </w:p>
        </w:tc>
      </w:tr>
      <w:tr w:rsidR="0069453C" w14:paraId="5005C70C" w14:textId="77777777" w:rsidTr="0069453C">
        <w:tc>
          <w:tcPr>
            <w:tcW w:w="3173" w:type="dxa"/>
            <w:vAlign w:val="bottom"/>
          </w:tcPr>
          <w:p w14:paraId="0923C756" w14:textId="77777777" w:rsidR="0069453C" w:rsidRPr="00520B61" w:rsidRDefault="0069453C" w:rsidP="0069453C">
            <w:proofErr w:type="spellStart"/>
            <w:r w:rsidRPr="00520B61">
              <w:t>cluster</w:t>
            </w:r>
            <w:proofErr w:type="spellEnd"/>
          </w:p>
        </w:tc>
        <w:tc>
          <w:tcPr>
            <w:tcW w:w="3173" w:type="dxa"/>
            <w:vAlign w:val="bottom"/>
          </w:tcPr>
          <w:p w14:paraId="3CA2E816" w14:textId="77777777" w:rsidR="0069453C" w:rsidRPr="00587BD8" w:rsidRDefault="0069453C" w:rsidP="0069453C">
            <w:proofErr w:type="spellStart"/>
            <w:r w:rsidRPr="00520B61">
              <w:t>varchar</w:t>
            </w:r>
            <w:proofErr w:type="spellEnd"/>
          </w:p>
        </w:tc>
        <w:tc>
          <w:tcPr>
            <w:tcW w:w="3174" w:type="dxa"/>
          </w:tcPr>
          <w:p w14:paraId="50AE7686" w14:textId="77777777" w:rsidR="0069453C" w:rsidRPr="000A5F30" w:rsidRDefault="0069453C" w:rsidP="0069453C">
            <w:pPr>
              <w:rPr>
                <w:lang w:val="en-US"/>
              </w:rPr>
            </w:pPr>
            <w:r w:rsidRPr="000A5F30">
              <w:rPr>
                <w:lang w:val="en-US"/>
              </w:rPr>
              <w:t>Indicates the cluster to which a resource belongs.</w:t>
            </w:r>
          </w:p>
        </w:tc>
      </w:tr>
      <w:tr w:rsidR="0069453C" w14:paraId="319C6058" w14:textId="77777777" w:rsidTr="0069453C">
        <w:tc>
          <w:tcPr>
            <w:tcW w:w="3173" w:type="dxa"/>
            <w:vAlign w:val="bottom"/>
          </w:tcPr>
          <w:p w14:paraId="08B2056F" w14:textId="77777777" w:rsidR="0069453C" w:rsidRPr="00520B61" w:rsidRDefault="0069453C" w:rsidP="0069453C">
            <w:r w:rsidRPr="00520B61">
              <w:t>host</w:t>
            </w:r>
          </w:p>
        </w:tc>
        <w:tc>
          <w:tcPr>
            <w:tcW w:w="3173" w:type="dxa"/>
            <w:vAlign w:val="bottom"/>
          </w:tcPr>
          <w:p w14:paraId="30872048" w14:textId="77777777" w:rsidR="0069453C" w:rsidRPr="00587BD8" w:rsidRDefault="0069453C" w:rsidP="0069453C">
            <w:proofErr w:type="spellStart"/>
            <w:r w:rsidRPr="00520B61">
              <w:t>varchar</w:t>
            </w:r>
            <w:proofErr w:type="spellEnd"/>
          </w:p>
        </w:tc>
        <w:tc>
          <w:tcPr>
            <w:tcW w:w="3174" w:type="dxa"/>
          </w:tcPr>
          <w:p w14:paraId="4AEE4365" w14:textId="77777777" w:rsidR="0069453C" w:rsidRPr="0039535F" w:rsidRDefault="0069453C" w:rsidP="0069453C">
            <w:r>
              <w:t>None</w:t>
            </w:r>
          </w:p>
        </w:tc>
      </w:tr>
      <w:tr w:rsidR="0069453C" w14:paraId="690014D3" w14:textId="77777777" w:rsidTr="0069453C">
        <w:tc>
          <w:tcPr>
            <w:tcW w:w="3173" w:type="dxa"/>
            <w:vAlign w:val="bottom"/>
          </w:tcPr>
          <w:p w14:paraId="5728E3F6" w14:textId="77777777" w:rsidR="0069453C" w:rsidRPr="00520B61" w:rsidRDefault="0069453C" w:rsidP="0069453C">
            <w:proofErr w:type="spellStart"/>
            <w:r w:rsidRPr="00520B61">
              <w:t>resource_type</w:t>
            </w:r>
            <w:proofErr w:type="spellEnd"/>
          </w:p>
        </w:tc>
        <w:tc>
          <w:tcPr>
            <w:tcW w:w="3173" w:type="dxa"/>
            <w:vAlign w:val="bottom"/>
          </w:tcPr>
          <w:p w14:paraId="56BE45F5" w14:textId="77777777" w:rsidR="0069453C" w:rsidRPr="00587BD8" w:rsidRDefault="0069453C" w:rsidP="0069453C">
            <w:proofErr w:type="spellStart"/>
            <w:r w:rsidRPr="00520B61">
              <w:t>varchar</w:t>
            </w:r>
            <w:proofErr w:type="spellEnd"/>
          </w:p>
        </w:tc>
        <w:tc>
          <w:tcPr>
            <w:tcW w:w="3174" w:type="dxa"/>
          </w:tcPr>
          <w:p w14:paraId="5C8EAFEE" w14:textId="77777777" w:rsidR="0069453C" w:rsidRPr="0039535F" w:rsidRDefault="0069453C" w:rsidP="0069453C">
            <w:r>
              <w:t>None</w:t>
            </w:r>
          </w:p>
        </w:tc>
      </w:tr>
      <w:tr w:rsidR="0069453C" w14:paraId="502B8C62" w14:textId="77777777" w:rsidTr="0069453C">
        <w:tc>
          <w:tcPr>
            <w:tcW w:w="3173" w:type="dxa"/>
            <w:vAlign w:val="bottom"/>
          </w:tcPr>
          <w:p w14:paraId="432BDAEA" w14:textId="77777777" w:rsidR="0069453C" w:rsidRPr="00520B61" w:rsidRDefault="0069453C" w:rsidP="0069453C">
            <w:r w:rsidRPr="00520B61">
              <w:t>type</w:t>
            </w:r>
          </w:p>
        </w:tc>
        <w:tc>
          <w:tcPr>
            <w:tcW w:w="3173" w:type="dxa"/>
            <w:vAlign w:val="bottom"/>
          </w:tcPr>
          <w:p w14:paraId="047A0AF1" w14:textId="77777777" w:rsidR="0069453C" w:rsidRPr="00587BD8" w:rsidRDefault="0069453C" w:rsidP="0069453C">
            <w:proofErr w:type="spellStart"/>
            <w:r w:rsidRPr="00520B61">
              <w:t>varchar</w:t>
            </w:r>
            <w:proofErr w:type="spellEnd"/>
          </w:p>
        </w:tc>
        <w:tc>
          <w:tcPr>
            <w:tcW w:w="3174" w:type="dxa"/>
          </w:tcPr>
          <w:p w14:paraId="59028169" w14:textId="77777777" w:rsidR="0069453C" w:rsidRPr="0039535F" w:rsidRDefault="0069453C" w:rsidP="0069453C">
            <w:r>
              <w:t>None</w:t>
            </w:r>
          </w:p>
        </w:tc>
      </w:tr>
      <w:tr w:rsidR="0069453C" w14:paraId="538DC485" w14:textId="77777777" w:rsidTr="0069453C">
        <w:tc>
          <w:tcPr>
            <w:tcW w:w="3173" w:type="dxa"/>
            <w:vAlign w:val="bottom"/>
          </w:tcPr>
          <w:p w14:paraId="31B57361" w14:textId="77777777" w:rsidR="0069453C" w:rsidRPr="00520B61" w:rsidRDefault="0069453C" w:rsidP="0069453C">
            <w:r w:rsidRPr="00520B61">
              <w:t>total</w:t>
            </w:r>
          </w:p>
        </w:tc>
        <w:tc>
          <w:tcPr>
            <w:tcW w:w="3173" w:type="dxa"/>
            <w:vAlign w:val="bottom"/>
          </w:tcPr>
          <w:p w14:paraId="191819AC" w14:textId="77777777" w:rsidR="0069453C" w:rsidRPr="00587BD8" w:rsidRDefault="0069453C" w:rsidP="0069453C">
            <w:r w:rsidRPr="00520B61">
              <w:t>float8</w:t>
            </w:r>
          </w:p>
        </w:tc>
        <w:tc>
          <w:tcPr>
            <w:tcW w:w="3174" w:type="dxa"/>
            <w:vAlign w:val="top"/>
          </w:tcPr>
          <w:p w14:paraId="4C9D8F42" w14:textId="77777777" w:rsidR="0069453C" w:rsidRPr="0039535F" w:rsidRDefault="0069453C" w:rsidP="0069453C">
            <w:r w:rsidRPr="000A5F30">
              <w:rPr>
                <w:lang w:val="en-US"/>
              </w:rPr>
              <w:t xml:space="preserve">Indicates the total number of resources. </w:t>
            </w:r>
            <w:r>
              <w:t>Unit: TB.</w:t>
            </w:r>
          </w:p>
        </w:tc>
      </w:tr>
      <w:tr w:rsidR="0069453C" w14:paraId="43030DD6" w14:textId="77777777" w:rsidTr="0069453C">
        <w:tc>
          <w:tcPr>
            <w:tcW w:w="3173" w:type="dxa"/>
            <w:vAlign w:val="bottom"/>
          </w:tcPr>
          <w:p w14:paraId="00B91197" w14:textId="77777777" w:rsidR="0069453C" w:rsidRPr="00520B61" w:rsidRDefault="0069453C" w:rsidP="0069453C">
            <w:proofErr w:type="spellStart"/>
            <w:r w:rsidRPr="00520B61">
              <w:t>used</w:t>
            </w:r>
            <w:proofErr w:type="spellEnd"/>
          </w:p>
        </w:tc>
        <w:tc>
          <w:tcPr>
            <w:tcW w:w="3173" w:type="dxa"/>
            <w:vAlign w:val="bottom"/>
          </w:tcPr>
          <w:p w14:paraId="56E47737" w14:textId="77777777" w:rsidR="0069453C" w:rsidRPr="00587BD8" w:rsidRDefault="0069453C" w:rsidP="0069453C">
            <w:r w:rsidRPr="00520B61">
              <w:t>float8</w:t>
            </w:r>
          </w:p>
        </w:tc>
        <w:tc>
          <w:tcPr>
            <w:tcW w:w="3174" w:type="dxa"/>
          </w:tcPr>
          <w:p w14:paraId="15BE5D04" w14:textId="77777777" w:rsidR="0069453C" w:rsidRPr="0039535F" w:rsidRDefault="0069453C" w:rsidP="0069453C">
            <w:r w:rsidRPr="000A5F30">
              <w:rPr>
                <w:lang w:val="en-US"/>
              </w:rPr>
              <w:t xml:space="preserve">Indicates the remaining number of resources. </w:t>
            </w:r>
            <w:r>
              <w:t>Unit: TB.</w:t>
            </w:r>
          </w:p>
        </w:tc>
      </w:tr>
      <w:tr w:rsidR="0069453C" w14:paraId="4C911C27" w14:textId="77777777" w:rsidTr="0069453C">
        <w:tc>
          <w:tcPr>
            <w:tcW w:w="3173" w:type="dxa"/>
            <w:vAlign w:val="bottom"/>
          </w:tcPr>
          <w:p w14:paraId="6736AB19" w14:textId="77777777" w:rsidR="0069453C" w:rsidRPr="00520B61" w:rsidRDefault="0069453C" w:rsidP="0069453C">
            <w:proofErr w:type="spellStart"/>
            <w:r w:rsidRPr="00520B61">
              <w:t>free</w:t>
            </w:r>
            <w:proofErr w:type="spellEnd"/>
          </w:p>
        </w:tc>
        <w:tc>
          <w:tcPr>
            <w:tcW w:w="3173" w:type="dxa"/>
            <w:vAlign w:val="bottom"/>
          </w:tcPr>
          <w:p w14:paraId="374ECE8D" w14:textId="77777777" w:rsidR="0069453C" w:rsidRPr="00587BD8" w:rsidRDefault="0069453C" w:rsidP="0069453C">
            <w:r w:rsidRPr="00520B61">
              <w:t>float8</w:t>
            </w:r>
          </w:p>
        </w:tc>
        <w:tc>
          <w:tcPr>
            <w:tcW w:w="3174" w:type="dxa"/>
          </w:tcPr>
          <w:p w14:paraId="6556C359" w14:textId="77777777" w:rsidR="0069453C" w:rsidRPr="0039535F" w:rsidRDefault="0069453C" w:rsidP="0069453C">
            <w:r w:rsidRPr="000A5F30">
              <w:rPr>
                <w:lang w:val="en-US"/>
              </w:rPr>
              <w:t xml:space="preserve">Indicates the remaining number of resources. </w:t>
            </w:r>
            <w:r>
              <w:t>Unit: TB.</w:t>
            </w:r>
          </w:p>
        </w:tc>
      </w:tr>
      <w:tr w:rsidR="0069453C" w14:paraId="580C4CCF" w14:textId="77777777" w:rsidTr="0069453C">
        <w:tc>
          <w:tcPr>
            <w:tcW w:w="3173" w:type="dxa"/>
            <w:vAlign w:val="bottom"/>
          </w:tcPr>
          <w:p w14:paraId="75F1D071" w14:textId="77777777" w:rsidR="0069453C" w:rsidRPr="00520B61" w:rsidRDefault="0069453C" w:rsidP="0069453C">
            <w:proofErr w:type="spellStart"/>
            <w:r w:rsidRPr="00520B61">
              <w:t>allocated</w:t>
            </w:r>
            <w:proofErr w:type="spellEnd"/>
          </w:p>
        </w:tc>
        <w:tc>
          <w:tcPr>
            <w:tcW w:w="3173" w:type="dxa"/>
            <w:vAlign w:val="bottom"/>
          </w:tcPr>
          <w:p w14:paraId="58D67BCE" w14:textId="77777777" w:rsidR="0069453C" w:rsidRPr="00587BD8" w:rsidRDefault="0069453C" w:rsidP="0069453C">
            <w:r w:rsidRPr="00520B61">
              <w:t>float8</w:t>
            </w:r>
          </w:p>
        </w:tc>
        <w:tc>
          <w:tcPr>
            <w:tcW w:w="3174" w:type="dxa"/>
          </w:tcPr>
          <w:p w14:paraId="3758784F" w14:textId="77777777" w:rsidR="0069453C" w:rsidRPr="0039535F" w:rsidRDefault="0069453C" w:rsidP="0069453C">
            <w:r>
              <w:t>None</w:t>
            </w:r>
          </w:p>
        </w:tc>
      </w:tr>
      <w:tr w:rsidR="0069453C" w14:paraId="33A0C123" w14:textId="77777777" w:rsidTr="0069453C">
        <w:tc>
          <w:tcPr>
            <w:tcW w:w="3173" w:type="dxa"/>
            <w:vAlign w:val="bottom"/>
          </w:tcPr>
          <w:p w14:paraId="6AEB806E" w14:textId="77777777" w:rsidR="0069453C" w:rsidRPr="00520B61" w:rsidRDefault="0069453C" w:rsidP="0069453C">
            <w:proofErr w:type="spellStart"/>
            <w:r w:rsidRPr="00520B61">
              <w:t>spot_allocated</w:t>
            </w:r>
            <w:proofErr w:type="spellEnd"/>
          </w:p>
        </w:tc>
        <w:tc>
          <w:tcPr>
            <w:tcW w:w="3173" w:type="dxa"/>
            <w:vAlign w:val="bottom"/>
          </w:tcPr>
          <w:p w14:paraId="67AAF6FE" w14:textId="77777777" w:rsidR="0069453C" w:rsidRPr="00587BD8" w:rsidRDefault="0069453C" w:rsidP="0069453C">
            <w:r w:rsidRPr="00520B61">
              <w:t>float8</w:t>
            </w:r>
          </w:p>
        </w:tc>
        <w:tc>
          <w:tcPr>
            <w:tcW w:w="3174" w:type="dxa"/>
          </w:tcPr>
          <w:p w14:paraId="24D25201" w14:textId="77777777" w:rsidR="0069453C" w:rsidRPr="0039535F" w:rsidRDefault="0069453C" w:rsidP="0069453C">
            <w:r>
              <w:t>None</w:t>
            </w:r>
          </w:p>
        </w:tc>
      </w:tr>
      <w:tr w:rsidR="0069453C" w14:paraId="166E8381" w14:textId="77777777" w:rsidTr="0069453C">
        <w:tc>
          <w:tcPr>
            <w:tcW w:w="3173" w:type="dxa"/>
            <w:vAlign w:val="bottom"/>
          </w:tcPr>
          <w:p w14:paraId="391E2E36" w14:textId="77777777" w:rsidR="0069453C" w:rsidRPr="00520B61" w:rsidRDefault="0069453C" w:rsidP="0069453C">
            <w:proofErr w:type="spellStart"/>
            <w:r w:rsidRPr="00520B61">
              <w:t>containerAllocated</w:t>
            </w:r>
            <w:proofErr w:type="spellEnd"/>
          </w:p>
        </w:tc>
        <w:tc>
          <w:tcPr>
            <w:tcW w:w="3173" w:type="dxa"/>
            <w:vAlign w:val="bottom"/>
          </w:tcPr>
          <w:p w14:paraId="55DFA6EE" w14:textId="77777777" w:rsidR="0069453C" w:rsidRPr="00587BD8" w:rsidRDefault="0069453C" w:rsidP="0069453C">
            <w:r w:rsidRPr="00520B61">
              <w:t>float8</w:t>
            </w:r>
          </w:p>
        </w:tc>
        <w:tc>
          <w:tcPr>
            <w:tcW w:w="3174" w:type="dxa"/>
          </w:tcPr>
          <w:p w14:paraId="0013E616" w14:textId="77777777" w:rsidR="0069453C" w:rsidRPr="0039535F" w:rsidRDefault="0069453C" w:rsidP="0069453C">
            <w:r>
              <w:t>None</w:t>
            </w:r>
          </w:p>
        </w:tc>
      </w:tr>
      <w:tr w:rsidR="0069453C" w14:paraId="26915C33" w14:textId="77777777" w:rsidTr="0069453C">
        <w:tc>
          <w:tcPr>
            <w:tcW w:w="3173" w:type="dxa"/>
            <w:vAlign w:val="bottom"/>
          </w:tcPr>
          <w:p w14:paraId="28B7B778" w14:textId="77777777" w:rsidR="0069453C" w:rsidRPr="00520B61" w:rsidRDefault="0069453C" w:rsidP="0069453C">
            <w:proofErr w:type="spellStart"/>
            <w:r w:rsidRPr="00520B61">
              <w:t>available</w:t>
            </w:r>
            <w:proofErr w:type="spellEnd"/>
          </w:p>
        </w:tc>
        <w:tc>
          <w:tcPr>
            <w:tcW w:w="3173" w:type="dxa"/>
            <w:vAlign w:val="bottom"/>
          </w:tcPr>
          <w:p w14:paraId="2B06424B" w14:textId="77777777" w:rsidR="0069453C" w:rsidRPr="00587BD8" w:rsidRDefault="0069453C" w:rsidP="0069453C">
            <w:r w:rsidRPr="00520B61">
              <w:t>float8</w:t>
            </w:r>
          </w:p>
        </w:tc>
        <w:tc>
          <w:tcPr>
            <w:tcW w:w="3174" w:type="dxa"/>
          </w:tcPr>
          <w:p w14:paraId="2A29F464" w14:textId="77777777" w:rsidR="0069453C" w:rsidRPr="0039535F" w:rsidRDefault="0069453C" w:rsidP="0069453C">
            <w:r>
              <w:t>None</w:t>
            </w:r>
          </w:p>
        </w:tc>
      </w:tr>
      <w:tr w:rsidR="0069453C" w14:paraId="2CCFD535" w14:textId="77777777" w:rsidTr="0069453C">
        <w:tc>
          <w:tcPr>
            <w:tcW w:w="3173" w:type="dxa"/>
            <w:vAlign w:val="bottom"/>
          </w:tcPr>
          <w:p w14:paraId="318AC906" w14:textId="77777777" w:rsidR="0069453C" w:rsidRPr="00520B61" w:rsidRDefault="0069453C" w:rsidP="0069453C">
            <w:proofErr w:type="spellStart"/>
            <w:r w:rsidRPr="00520B61">
              <w:t>used_ratio</w:t>
            </w:r>
            <w:proofErr w:type="spellEnd"/>
          </w:p>
        </w:tc>
        <w:tc>
          <w:tcPr>
            <w:tcW w:w="3173" w:type="dxa"/>
            <w:vAlign w:val="bottom"/>
          </w:tcPr>
          <w:p w14:paraId="344EC35F" w14:textId="77777777" w:rsidR="0069453C" w:rsidRPr="00587BD8" w:rsidRDefault="0069453C" w:rsidP="0069453C">
            <w:r w:rsidRPr="00520B61">
              <w:t>float8</w:t>
            </w:r>
          </w:p>
        </w:tc>
        <w:tc>
          <w:tcPr>
            <w:tcW w:w="3174" w:type="dxa"/>
            <w:vAlign w:val="top"/>
          </w:tcPr>
          <w:p w14:paraId="4CA9E555" w14:textId="77777777" w:rsidR="0069453C" w:rsidRPr="0039535F" w:rsidRDefault="0069453C" w:rsidP="0069453C">
            <w:proofErr w:type="spellStart"/>
            <w:r>
              <w:t>Indicates</w:t>
            </w:r>
            <w:proofErr w:type="spellEnd"/>
            <w:r>
              <w:t xml:space="preserve"> </w:t>
            </w:r>
            <w:proofErr w:type="spellStart"/>
            <w:r>
              <w:t>the</w:t>
            </w:r>
            <w:proofErr w:type="spellEnd"/>
            <w:r>
              <w:t xml:space="preserve"> </w:t>
            </w:r>
            <w:proofErr w:type="spellStart"/>
            <w:r>
              <w:t>resource</w:t>
            </w:r>
            <w:proofErr w:type="spellEnd"/>
            <w:r>
              <w:t xml:space="preserve"> </w:t>
            </w:r>
            <w:proofErr w:type="spellStart"/>
            <w:r>
              <w:t>usage</w:t>
            </w:r>
            <w:proofErr w:type="spellEnd"/>
            <w:r>
              <w:t>.</w:t>
            </w:r>
          </w:p>
        </w:tc>
      </w:tr>
      <w:tr w:rsidR="0069453C" w14:paraId="0B68D257" w14:textId="77777777" w:rsidTr="0069453C">
        <w:tc>
          <w:tcPr>
            <w:tcW w:w="3173" w:type="dxa"/>
            <w:vAlign w:val="bottom"/>
          </w:tcPr>
          <w:p w14:paraId="3C33183D" w14:textId="77777777" w:rsidR="0069453C" w:rsidRPr="00520B61" w:rsidRDefault="0069453C" w:rsidP="0069453C">
            <w:proofErr w:type="spellStart"/>
            <w:r w:rsidRPr="00520B61">
              <w:t>allocated_ratio</w:t>
            </w:r>
            <w:proofErr w:type="spellEnd"/>
          </w:p>
        </w:tc>
        <w:tc>
          <w:tcPr>
            <w:tcW w:w="3173" w:type="dxa"/>
            <w:vAlign w:val="bottom"/>
          </w:tcPr>
          <w:p w14:paraId="0F35A8AA" w14:textId="77777777" w:rsidR="0069453C" w:rsidRPr="00587BD8" w:rsidRDefault="0069453C" w:rsidP="0069453C">
            <w:r w:rsidRPr="00520B61">
              <w:t>float8</w:t>
            </w:r>
          </w:p>
        </w:tc>
        <w:tc>
          <w:tcPr>
            <w:tcW w:w="3174" w:type="dxa"/>
          </w:tcPr>
          <w:p w14:paraId="189446B2" w14:textId="77777777" w:rsidR="0069453C" w:rsidRPr="0039535F" w:rsidRDefault="0069453C" w:rsidP="0069453C">
            <w:r>
              <w:t>None</w:t>
            </w:r>
          </w:p>
        </w:tc>
      </w:tr>
      <w:tr w:rsidR="0069453C" w14:paraId="458432C1" w14:textId="77777777" w:rsidTr="0069453C">
        <w:tc>
          <w:tcPr>
            <w:tcW w:w="3173" w:type="dxa"/>
            <w:vAlign w:val="bottom"/>
          </w:tcPr>
          <w:p w14:paraId="4F5A0582" w14:textId="77777777" w:rsidR="0069453C" w:rsidRPr="00520B61" w:rsidRDefault="0069453C" w:rsidP="0069453C">
            <w:proofErr w:type="spellStart"/>
            <w:r w:rsidRPr="00520B61">
              <w:t>over_subscription_ratio</w:t>
            </w:r>
            <w:proofErr w:type="spellEnd"/>
          </w:p>
        </w:tc>
        <w:tc>
          <w:tcPr>
            <w:tcW w:w="3173" w:type="dxa"/>
            <w:vAlign w:val="bottom"/>
          </w:tcPr>
          <w:p w14:paraId="4B922504" w14:textId="77777777" w:rsidR="0069453C" w:rsidRPr="00587BD8" w:rsidRDefault="0069453C" w:rsidP="0069453C">
            <w:r w:rsidRPr="00520B61">
              <w:t>float8</w:t>
            </w:r>
          </w:p>
        </w:tc>
        <w:tc>
          <w:tcPr>
            <w:tcW w:w="3174" w:type="dxa"/>
          </w:tcPr>
          <w:p w14:paraId="40A2EDA9" w14:textId="77777777" w:rsidR="0069453C" w:rsidRPr="0039535F" w:rsidRDefault="0069453C" w:rsidP="0069453C">
            <w:r>
              <w:t>None</w:t>
            </w:r>
          </w:p>
        </w:tc>
      </w:tr>
      <w:tr w:rsidR="0069453C" w14:paraId="63BBED9D" w14:textId="77777777" w:rsidTr="0069453C">
        <w:tc>
          <w:tcPr>
            <w:tcW w:w="3173" w:type="dxa"/>
            <w:vAlign w:val="bottom"/>
          </w:tcPr>
          <w:p w14:paraId="7B9BDF17" w14:textId="77777777" w:rsidR="0069453C" w:rsidRPr="00520B61" w:rsidRDefault="0069453C" w:rsidP="0069453C">
            <w:proofErr w:type="spellStart"/>
            <w:r w:rsidRPr="00520B61">
              <w:t>additional_info</w:t>
            </w:r>
            <w:proofErr w:type="spellEnd"/>
          </w:p>
        </w:tc>
        <w:tc>
          <w:tcPr>
            <w:tcW w:w="3173" w:type="dxa"/>
            <w:vAlign w:val="bottom"/>
          </w:tcPr>
          <w:p w14:paraId="25CA726A" w14:textId="77777777" w:rsidR="0069453C" w:rsidRPr="00587BD8" w:rsidRDefault="0069453C" w:rsidP="0069453C">
            <w:proofErr w:type="spellStart"/>
            <w:r w:rsidRPr="00520B61">
              <w:t>varchar</w:t>
            </w:r>
            <w:proofErr w:type="spellEnd"/>
          </w:p>
        </w:tc>
        <w:tc>
          <w:tcPr>
            <w:tcW w:w="3174" w:type="dxa"/>
          </w:tcPr>
          <w:p w14:paraId="62940620" w14:textId="77777777" w:rsidR="0069453C" w:rsidRPr="0039535F" w:rsidRDefault="0069453C" w:rsidP="0069453C">
            <w:r>
              <w:t>None</w:t>
            </w:r>
          </w:p>
        </w:tc>
      </w:tr>
      <w:tr w:rsidR="0069453C" w14:paraId="7A666FA0" w14:textId="77777777" w:rsidTr="0069453C">
        <w:tc>
          <w:tcPr>
            <w:tcW w:w="3173" w:type="dxa"/>
            <w:vAlign w:val="bottom"/>
          </w:tcPr>
          <w:p w14:paraId="3B9780C5" w14:textId="77777777" w:rsidR="0069453C" w:rsidRPr="00520B61" w:rsidRDefault="0069453C" w:rsidP="0069453C">
            <w:proofErr w:type="spellStart"/>
            <w:r w:rsidRPr="00520B61">
              <w:t>logic_total</w:t>
            </w:r>
            <w:proofErr w:type="spellEnd"/>
          </w:p>
        </w:tc>
        <w:tc>
          <w:tcPr>
            <w:tcW w:w="3173" w:type="dxa"/>
            <w:vAlign w:val="bottom"/>
          </w:tcPr>
          <w:p w14:paraId="3E33CC26" w14:textId="77777777" w:rsidR="0069453C" w:rsidRPr="00587BD8" w:rsidRDefault="0069453C" w:rsidP="0069453C">
            <w:proofErr w:type="spellStart"/>
            <w:r w:rsidRPr="00520B61">
              <w:t>varchar</w:t>
            </w:r>
            <w:proofErr w:type="spellEnd"/>
          </w:p>
        </w:tc>
        <w:tc>
          <w:tcPr>
            <w:tcW w:w="3174" w:type="dxa"/>
            <w:vAlign w:val="top"/>
          </w:tcPr>
          <w:p w14:paraId="642BABB0" w14:textId="77777777" w:rsidR="0069453C" w:rsidRPr="0039535F" w:rsidRDefault="0069453C" w:rsidP="0069453C">
            <w:r w:rsidRPr="000A5F30">
              <w:rPr>
                <w:lang w:val="en-US"/>
              </w:rPr>
              <w:t xml:space="preserve">Indicates the total logic capacity. </w:t>
            </w:r>
            <w:r>
              <w:t>Unit: TB.</w:t>
            </w:r>
          </w:p>
        </w:tc>
      </w:tr>
      <w:tr w:rsidR="0069453C" w14:paraId="33E1DB99" w14:textId="77777777" w:rsidTr="0069453C">
        <w:tc>
          <w:tcPr>
            <w:tcW w:w="3173" w:type="dxa"/>
            <w:vAlign w:val="top"/>
          </w:tcPr>
          <w:p w14:paraId="46D55485" w14:textId="77777777" w:rsidR="0069453C" w:rsidRPr="00520B61" w:rsidRDefault="0069453C" w:rsidP="0069453C">
            <w:proofErr w:type="spellStart"/>
            <w:r>
              <w:t>logic_used</w:t>
            </w:r>
            <w:proofErr w:type="spellEnd"/>
          </w:p>
        </w:tc>
        <w:tc>
          <w:tcPr>
            <w:tcW w:w="3173" w:type="dxa"/>
            <w:vAlign w:val="bottom"/>
          </w:tcPr>
          <w:p w14:paraId="011854DA" w14:textId="77777777" w:rsidR="0069453C" w:rsidRPr="00587BD8" w:rsidRDefault="0069453C" w:rsidP="0069453C">
            <w:proofErr w:type="spellStart"/>
            <w:r w:rsidRPr="00520B61">
              <w:t>varchar</w:t>
            </w:r>
            <w:proofErr w:type="spellEnd"/>
          </w:p>
        </w:tc>
        <w:tc>
          <w:tcPr>
            <w:tcW w:w="3174" w:type="dxa"/>
            <w:vAlign w:val="top"/>
          </w:tcPr>
          <w:p w14:paraId="1D7BDD34" w14:textId="44DC91A2" w:rsidR="0069453C" w:rsidRPr="00204D68" w:rsidRDefault="0069453C" w:rsidP="0069453C">
            <w:pPr>
              <w:rPr>
                <w:lang w:val="en-US"/>
              </w:rPr>
            </w:pPr>
            <w:r w:rsidRPr="000A5F30">
              <w:rPr>
                <w:lang w:val="en-US"/>
              </w:rPr>
              <w:t xml:space="preserve">Indicates the number of used </w:t>
            </w:r>
            <w:proofErr w:type="gramStart"/>
            <w:r w:rsidRPr="000A5F30">
              <w:rPr>
                <w:lang w:val="en-US"/>
              </w:rPr>
              <w:t>logic</w:t>
            </w:r>
            <w:proofErr w:type="gramEnd"/>
            <w:r w:rsidRPr="000A5F30">
              <w:rPr>
                <w:lang w:val="en-US"/>
              </w:rPr>
              <w:t xml:space="preserve">. </w:t>
            </w:r>
            <w:r w:rsidRPr="00204D68">
              <w:rPr>
                <w:lang w:val="en-US"/>
              </w:rPr>
              <w:t>Unit: TB.</w:t>
            </w:r>
          </w:p>
        </w:tc>
      </w:tr>
      <w:tr w:rsidR="0069453C" w14:paraId="758870FF" w14:textId="77777777" w:rsidTr="0069453C">
        <w:tc>
          <w:tcPr>
            <w:tcW w:w="3173" w:type="dxa"/>
            <w:vAlign w:val="bottom"/>
          </w:tcPr>
          <w:p w14:paraId="7AB25B67" w14:textId="77777777" w:rsidR="0069453C" w:rsidRPr="00520B61" w:rsidRDefault="0069453C" w:rsidP="0069453C">
            <w:proofErr w:type="spellStart"/>
            <w:r w:rsidRPr="00520B61">
              <w:t>zone_type</w:t>
            </w:r>
            <w:proofErr w:type="spellEnd"/>
          </w:p>
        </w:tc>
        <w:tc>
          <w:tcPr>
            <w:tcW w:w="3173" w:type="dxa"/>
            <w:vAlign w:val="bottom"/>
          </w:tcPr>
          <w:p w14:paraId="2769664F" w14:textId="77777777" w:rsidR="0069453C" w:rsidRPr="00587BD8" w:rsidRDefault="0069453C" w:rsidP="0069453C">
            <w:proofErr w:type="spellStart"/>
            <w:r w:rsidRPr="00520B61">
              <w:t>varchar</w:t>
            </w:r>
            <w:proofErr w:type="spellEnd"/>
          </w:p>
        </w:tc>
        <w:tc>
          <w:tcPr>
            <w:tcW w:w="3174" w:type="dxa"/>
          </w:tcPr>
          <w:p w14:paraId="1186A584" w14:textId="77777777" w:rsidR="0069453C" w:rsidRPr="0039535F" w:rsidRDefault="0069453C" w:rsidP="0069453C"/>
        </w:tc>
      </w:tr>
      <w:tr w:rsidR="0069453C" w14:paraId="0FAED1E8" w14:textId="77777777" w:rsidTr="0069453C">
        <w:tc>
          <w:tcPr>
            <w:tcW w:w="3173" w:type="dxa"/>
            <w:vAlign w:val="bottom"/>
          </w:tcPr>
          <w:p w14:paraId="0E63E1BF" w14:textId="77777777" w:rsidR="0069453C" w:rsidRPr="00520B61" w:rsidRDefault="0069453C" w:rsidP="0069453C">
            <w:proofErr w:type="spellStart"/>
            <w:r w:rsidRPr="00520B61">
              <w:t>host_total</w:t>
            </w:r>
            <w:proofErr w:type="spellEnd"/>
          </w:p>
        </w:tc>
        <w:tc>
          <w:tcPr>
            <w:tcW w:w="3173" w:type="dxa"/>
            <w:vAlign w:val="bottom"/>
          </w:tcPr>
          <w:p w14:paraId="28D820A6" w14:textId="77777777" w:rsidR="0069453C" w:rsidRPr="00587BD8" w:rsidRDefault="0069453C" w:rsidP="0069453C">
            <w:r w:rsidRPr="00520B61">
              <w:t>int4</w:t>
            </w:r>
          </w:p>
        </w:tc>
        <w:tc>
          <w:tcPr>
            <w:tcW w:w="3174" w:type="dxa"/>
          </w:tcPr>
          <w:p w14:paraId="066945FE" w14:textId="77777777" w:rsidR="0069453C" w:rsidRPr="0039535F" w:rsidRDefault="0069453C" w:rsidP="0069453C"/>
        </w:tc>
      </w:tr>
      <w:tr w:rsidR="0069453C" w14:paraId="41C9476D" w14:textId="77777777" w:rsidTr="0069453C">
        <w:tc>
          <w:tcPr>
            <w:tcW w:w="3173" w:type="dxa"/>
            <w:vAlign w:val="bottom"/>
          </w:tcPr>
          <w:p w14:paraId="40B76056" w14:textId="77777777" w:rsidR="0069453C" w:rsidRPr="00520B61" w:rsidRDefault="0069453C" w:rsidP="0069453C">
            <w:proofErr w:type="spellStart"/>
            <w:r w:rsidRPr="00520B61">
              <w:t>etl_created</w:t>
            </w:r>
            <w:proofErr w:type="spellEnd"/>
          </w:p>
        </w:tc>
        <w:tc>
          <w:tcPr>
            <w:tcW w:w="3173" w:type="dxa"/>
            <w:vAlign w:val="bottom"/>
          </w:tcPr>
          <w:p w14:paraId="55F79FC7" w14:textId="77777777" w:rsidR="0069453C" w:rsidRPr="00587BD8" w:rsidRDefault="0069453C" w:rsidP="0069453C">
            <w:proofErr w:type="spellStart"/>
            <w:r w:rsidRPr="00520B61">
              <w:t>timestamp</w:t>
            </w:r>
            <w:proofErr w:type="spellEnd"/>
          </w:p>
        </w:tc>
        <w:tc>
          <w:tcPr>
            <w:tcW w:w="3174" w:type="dxa"/>
          </w:tcPr>
          <w:p w14:paraId="17B97BA6" w14:textId="77777777" w:rsidR="0069453C" w:rsidRPr="000A5F30" w:rsidRDefault="0069453C" w:rsidP="0069453C">
            <w:pPr>
              <w:rPr>
                <w:lang w:val="en-US"/>
              </w:rPr>
            </w:pPr>
            <w:r w:rsidRPr="000A5F30">
              <w:rPr>
                <w:lang w:val="en-US"/>
              </w:rPr>
              <w:t>Displays when this data set was created</w:t>
            </w:r>
          </w:p>
        </w:tc>
      </w:tr>
    </w:tbl>
    <w:p w14:paraId="7473E7DA" w14:textId="1693D483" w:rsidR="0069453C" w:rsidRDefault="0069453C" w:rsidP="00F91292"/>
    <w:p w14:paraId="404C625C" w14:textId="1CFB9A3A" w:rsidR="00593964" w:rsidRDefault="00593964" w:rsidP="00F91292"/>
    <w:p w14:paraId="33167A8F" w14:textId="77777777" w:rsidR="00DE52AB" w:rsidRDefault="00DE52AB">
      <w:pPr>
        <w:pStyle w:val="Heading3"/>
        <w:pPrChange w:id="459" w:author="Singh, Pranav" w:date="2023-01-10T14:34:00Z">
          <w:pPr>
            <w:pStyle w:val="Heading3"/>
            <w:numPr>
              <w:numId w:val="42"/>
            </w:numPr>
          </w:pPr>
        </w:pPrChange>
      </w:pPr>
      <w:bookmarkStart w:id="460" w:name="_Business.dim_ol_capacity_eip"/>
      <w:bookmarkStart w:id="461" w:name="_Toc124255315"/>
      <w:bookmarkStart w:id="462" w:name="_Toc124349986"/>
      <w:bookmarkEnd w:id="460"/>
      <w:proofErr w:type="spellStart"/>
      <w:r>
        <w:t>Business.</w:t>
      </w:r>
      <w:r w:rsidRPr="00100A2E">
        <w:t>dim_ol_capacity_</w:t>
      </w:r>
      <w:r>
        <w:t>eip</w:t>
      </w:r>
      <w:bookmarkEnd w:id="461"/>
      <w:bookmarkEnd w:id="462"/>
      <w:proofErr w:type="spellEnd"/>
    </w:p>
    <w:p w14:paraId="00688DBB" w14:textId="77777777" w:rsidR="00DE52AB" w:rsidRPr="0069453C" w:rsidRDefault="00DE52AB" w:rsidP="00DE52AB">
      <w:r>
        <w:t>This table is only available if you use Enterprise Dashboard Extra Large. It’s possible to receive Capacity data of your Open Telekom Cloud Hybrid in Enterprise Dashboard. The actual availability of data sets depends on your Hybrid Installation. Data is exported once per day. The “timestamp” attribute shows when the data was collected.</w:t>
      </w:r>
    </w:p>
    <w:p w14:paraId="4611E0E0" w14:textId="77777777" w:rsidR="00DE52AB" w:rsidRPr="002D2009" w:rsidRDefault="00DE52AB" w:rsidP="00DE52AB"/>
    <w:tbl>
      <w:tblPr>
        <w:tblStyle w:val="Tabellengitternetz2"/>
        <w:tblW w:w="0" w:type="auto"/>
        <w:tblInd w:w="-25" w:type="dxa"/>
        <w:tblLook w:val="04A0" w:firstRow="1" w:lastRow="0" w:firstColumn="1" w:lastColumn="0" w:noHBand="0" w:noVBand="1"/>
      </w:tblPr>
      <w:tblGrid>
        <w:gridCol w:w="3173"/>
        <w:gridCol w:w="3173"/>
        <w:gridCol w:w="3174"/>
      </w:tblGrid>
      <w:tr w:rsidR="00DE52AB" w14:paraId="0CEE0416" w14:textId="77777777" w:rsidTr="004031CE">
        <w:trPr>
          <w:cnfStyle w:val="100000000000" w:firstRow="1" w:lastRow="0" w:firstColumn="0" w:lastColumn="0" w:oddVBand="0" w:evenVBand="0" w:oddHBand="0" w:evenHBand="0" w:firstRowFirstColumn="0" w:firstRowLastColumn="0" w:lastRowFirstColumn="0" w:lastRowLastColumn="0"/>
        </w:trPr>
        <w:tc>
          <w:tcPr>
            <w:tcW w:w="3173" w:type="dxa"/>
          </w:tcPr>
          <w:p w14:paraId="36ECD615" w14:textId="77777777" w:rsidR="00DE52AB" w:rsidRDefault="00DE52AB" w:rsidP="004031CE">
            <w:r>
              <w:lastRenderedPageBreak/>
              <w:t xml:space="preserve">Field </w:t>
            </w:r>
            <w:proofErr w:type="spellStart"/>
            <w:r>
              <w:t>name</w:t>
            </w:r>
            <w:proofErr w:type="spellEnd"/>
          </w:p>
        </w:tc>
        <w:tc>
          <w:tcPr>
            <w:tcW w:w="3173" w:type="dxa"/>
          </w:tcPr>
          <w:p w14:paraId="36DDAA4A" w14:textId="77777777" w:rsidR="00DE52AB" w:rsidRDefault="00DE52AB" w:rsidP="004031CE">
            <w:r>
              <w:t>Data type</w:t>
            </w:r>
          </w:p>
        </w:tc>
        <w:tc>
          <w:tcPr>
            <w:tcW w:w="3174" w:type="dxa"/>
          </w:tcPr>
          <w:p w14:paraId="70DA975F" w14:textId="77777777" w:rsidR="00DE52AB" w:rsidRDefault="00DE52AB" w:rsidP="004031CE">
            <w:r>
              <w:t>Description</w:t>
            </w:r>
          </w:p>
        </w:tc>
      </w:tr>
      <w:tr w:rsidR="00DE52AB" w14:paraId="2F5031A1" w14:textId="77777777" w:rsidTr="004031CE">
        <w:tc>
          <w:tcPr>
            <w:tcW w:w="3173" w:type="dxa"/>
            <w:vAlign w:val="bottom"/>
          </w:tcPr>
          <w:p w14:paraId="221F7B1D" w14:textId="77777777" w:rsidR="00DE52AB" w:rsidRPr="00520B61" w:rsidRDefault="00DE52AB" w:rsidP="004031CE">
            <w:proofErr w:type="spellStart"/>
            <w:r w:rsidRPr="00520B61">
              <w:t>service</w:t>
            </w:r>
            <w:proofErr w:type="spellEnd"/>
          </w:p>
        </w:tc>
        <w:tc>
          <w:tcPr>
            <w:tcW w:w="3173" w:type="dxa"/>
            <w:vAlign w:val="bottom"/>
          </w:tcPr>
          <w:p w14:paraId="2CC2C713" w14:textId="77777777" w:rsidR="00DE52AB" w:rsidRPr="00587BD8" w:rsidRDefault="00DE52AB" w:rsidP="004031CE">
            <w:proofErr w:type="spellStart"/>
            <w:r w:rsidRPr="00520B61">
              <w:t>varchar</w:t>
            </w:r>
            <w:proofErr w:type="spellEnd"/>
          </w:p>
        </w:tc>
        <w:tc>
          <w:tcPr>
            <w:tcW w:w="3174" w:type="dxa"/>
          </w:tcPr>
          <w:p w14:paraId="475BFEF1" w14:textId="77777777" w:rsidR="00DE52AB" w:rsidRPr="000A5F30" w:rsidRDefault="00DE52AB" w:rsidP="004031CE">
            <w:pPr>
              <w:rPr>
                <w:lang w:val="en-US"/>
              </w:rPr>
            </w:pPr>
            <w:r w:rsidRPr="000A5F30">
              <w:rPr>
                <w:lang w:val="en-US"/>
              </w:rPr>
              <w:t>Indicates the service name, which identifies the service to which a resource belongs</w:t>
            </w:r>
          </w:p>
        </w:tc>
      </w:tr>
      <w:tr w:rsidR="00DE52AB" w14:paraId="37659468" w14:textId="77777777" w:rsidTr="004031CE">
        <w:tc>
          <w:tcPr>
            <w:tcW w:w="3173" w:type="dxa"/>
            <w:vAlign w:val="bottom"/>
          </w:tcPr>
          <w:p w14:paraId="328CAB4E" w14:textId="77777777" w:rsidR="00DE52AB" w:rsidRPr="00520B61" w:rsidRDefault="00DE52AB" w:rsidP="004031CE">
            <w:proofErr w:type="spellStart"/>
            <w:r w:rsidRPr="00520B61">
              <w:t>timestamp</w:t>
            </w:r>
            <w:proofErr w:type="spellEnd"/>
          </w:p>
        </w:tc>
        <w:tc>
          <w:tcPr>
            <w:tcW w:w="3173" w:type="dxa"/>
            <w:vAlign w:val="bottom"/>
          </w:tcPr>
          <w:p w14:paraId="5994A38E" w14:textId="77777777" w:rsidR="00DE52AB" w:rsidRPr="00587BD8" w:rsidRDefault="00DE52AB" w:rsidP="004031CE">
            <w:proofErr w:type="spellStart"/>
            <w:r w:rsidRPr="00520B61">
              <w:t>timestamp</w:t>
            </w:r>
            <w:proofErr w:type="spellEnd"/>
          </w:p>
        </w:tc>
        <w:tc>
          <w:tcPr>
            <w:tcW w:w="3174" w:type="dxa"/>
          </w:tcPr>
          <w:p w14:paraId="36535EB8" w14:textId="77777777" w:rsidR="00DE52AB" w:rsidRPr="000A5F30" w:rsidRDefault="00DE52AB" w:rsidP="004031CE">
            <w:pPr>
              <w:rPr>
                <w:lang w:val="en-US"/>
              </w:rPr>
            </w:pPr>
            <w:r w:rsidRPr="000A5F30">
              <w:rPr>
                <w:lang w:val="en-US"/>
              </w:rPr>
              <w:t xml:space="preserve">Indicates the time stamp in </w:t>
            </w:r>
            <w:r>
              <w:rPr>
                <w:lang w:val="en-US"/>
              </w:rPr>
              <w:t>U</w:t>
            </w:r>
            <w:r w:rsidRPr="000A5F30">
              <w:rPr>
                <w:lang w:val="en-US"/>
              </w:rPr>
              <w:t>nix format, e.g. 1598306400000</w:t>
            </w:r>
          </w:p>
        </w:tc>
      </w:tr>
      <w:tr w:rsidR="00DE52AB" w14:paraId="6618D20E" w14:textId="77777777" w:rsidTr="004031CE">
        <w:tc>
          <w:tcPr>
            <w:tcW w:w="3173" w:type="dxa"/>
            <w:vAlign w:val="bottom"/>
          </w:tcPr>
          <w:p w14:paraId="4EFB3245" w14:textId="77777777" w:rsidR="00DE52AB" w:rsidRPr="00520B61" w:rsidRDefault="00DE52AB" w:rsidP="004031CE">
            <w:proofErr w:type="spellStart"/>
            <w:r w:rsidRPr="00520B61">
              <w:t>region</w:t>
            </w:r>
            <w:proofErr w:type="spellEnd"/>
          </w:p>
        </w:tc>
        <w:tc>
          <w:tcPr>
            <w:tcW w:w="3173" w:type="dxa"/>
            <w:vAlign w:val="bottom"/>
          </w:tcPr>
          <w:p w14:paraId="15C46EC4" w14:textId="77777777" w:rsidR="00DE52AB" w:rsidRPr="00587BD8" w:rsidRDefault="00DE52AB" w:rsidP="004031CE">
            <w:proofErr w:type="spellStart"/>
            <w:r w:rsidRPr="00520B61">
              <w:t>varchar</w:t>
            </w:r>
            <w:proofErr w:type="spellEnd"/>
          </w:p>
        </w:tc>
        <w:tc>
          <w:tcPr>
            <w:tcW w:w="3174" w:type="dxa"/>
          </w:tcPr>
          <w:p w14:paraId="2BDA05AF" w14:textId="77777777" w:rsidR="00DE52AB" w:rsidRPr="000A5F30" w:rsidRDefault="00DE52AB" w:rsidP="004031CE">
            <w:pPr>
              <w:rPr>
                <w:lang w:val="en-US"/>
              </w:rPr>
            </w:pPr>
            <w:r w:rsidRPr="000A5F30">
              <w:rPr>
                <w:lang w:val="en-US"/>
              </w:rPr>
              <w:t>Indicates the name of the region to which a resource belongs.</w:t>
            </w:r>
          </w:p>
        </w:tc>
      </w:tr>
      <w:tr w:rsidR="00DE52AB" w14:paraId="58DF51D5" w14:textId="77777777" w:rsidTr="004031CE">
        <w:tc>
          <w:tcPr>
            <w:tcW w:w="3173" w:type="dxa"/>
            <w:vAlign w:val="bottom"/>
          </w:tcPr>
          <w:p w14:paraId="613F47DD" w14:textId="77777777" w:rsidR="00DE52AB" w:rsidRPr="00520B61" w:rsidRDefault="00DE52AB" w:rsidP="004031CE">
            <w:proofErr w:type="spellStart"/>
            <w:r w:rsidRPr="00520B61">
              <w:t>az</w:t>
            </w:r>
            <w:proofErr w:type="spellEnd"/>
          </w:p>
        </w:tc>
        <w:tc>
          <w:tcPr>
            <w:tcW w:w="3173" w:type="dxa"/>
            <w:vAlign w:val="bottom"/>
          </w:tcPr>
          <w:p w14:paraId="53B4CEE3" w14:textId="77777777" w:rsidR="00DE52AB" w:rsidRPr="00587BD8" w:rsidRDefault="00DE52AB" w:rsidP="004031CE">
            <w:proofErr w:type="spellStart"/>
            <w:r w:rsidRPr="00520B61">
              <w:t>varchar</w:t>
            </w:r>
            <w:proofErr w:type="spellEnd"/>
          </w:p>
        </w:tc>
        <w:tc>
          <w:tcPr>
            <w:tcW w:w="3174" w:type="dxa"/>
          </w:tcPr>
          <w:p w14:paraId="5A71BFFE" w14:textId="77777777" w:rsidR="00DE52AB" w:rsidRPr="0039535F" w:rsidRDefault="00DE52AB" w:rsidP="004031CE">
            <w:r>
              <w:t>None</w:t>
            </w:r>
          </w:p>
        </w:tc>
      </w:tr>
      <w:tr w:rsidR="00DE52AB" w14:paraId="125DEEA0" w14:textId="77777777" w:rsidTr="004031CE">
        <w:tc>
          <w:tcPr>
            <w:tcW w:w="3173" w:type="dxa"/>
            <w:vAlign w:val="bottom"/>
          </w:tcPr>
          <w:p w14:paraId="0A533B10" w14:textId="77777777" w:rsidR="00DE52AB" w:rsidRPr="00520B61" w:rsidRDefault="00DE52AB" w:rsidP="004031CE">
            <w:proofErr w:type="spellStart"/>
            <w:r w:rsidRPr="00520B61">
              <w:t>zone</w:t>
            </w:r>
            <w:proofErr w:type="spellEnd"/>
          </w:p>
        </w:tc>
        <w:tc>
          <w:tcPr>
            <w:tcW w:w="3173" w:type="dxa"/>
            <w:vAlign w:val="bottom"/>
          </w:tcPr>
          <w:p w14:paraId="360D90C2" w14:textId="77777777" w:rsidR="00DE52AB" w:rsidRPr="00587BD8" w:rsidRDefault="00DE52AB" w:rsidP="004031CE">
            <w:proofErr w:type="spellStart"/>
            <w:r w:rsidRPr="00520B61">
              <w:t>varchar</w:t>
            </w:r>
            <w:proofErr w:type="spellEnd"/>
          </w:p>
        </w:tc>
        <w:tc>
          <w:tcPr>
            <w:tcW w:w="3174" w:type="dxa"/>
          </w:tcPr>
          <w:p w14:paraId="417721F1" w14:textId="77777777" w:rsidR="00DE52AB" w:rsidRPr="0039535F" w:rsidRDefault="00DE52AB" w:rsidP="004031CE">
            <w:r>
              <w:t>None</w:t>
            </w:r>
          </w:p>
        </w:tc>
      </w:tr>
      <w:tr w:rsidR="00DE52AB" w14:paraId="0C7C48EE" w14:textId="77777777" w:rsidTr="004031CE">
        <w:tc>
          <w:tcPr>
            <w:tcW w:w="3173" w:type="dxa"/>
            <w:vAlign w:val="bottom"/>
          </w:tcPr>
          <w:p w14:paraId="38981BF5" w14:textId="77777777" w:rsidR="00DE52AB" w:rsidRPr="00520B61" w:rsidRDefault="00DE52AB" w:rsidP="004031CE">
            <w:proofErr w:type="spellStart"/>
            <w:r w:rsidRPr="00520B61">
              <w:t>cluster</w:t>
            </w:r>
            <w:proofErr w:type="spellEnd"/>
          </w:p>
        </w:tc>
        <w:tc>
          <w:tcPr>
            <w:tcW w:w="3173" w:type="dxa"/>
            <w:vAlign w:val="bottom"/>
          </w:tcPr>
          <w:p w14:paraId="3E7569CF" w14:textId="77777777" w:rsidR="00DE52AB" w:rsidRPr="00587BD8" w:rsidRDefault="00DE52AB" w:rsidP="004031CE">
            <w:proofErr w:type="spellStart"/>
            <w:r w:rsidRPr="00520B61">
              <w:t>varchar</w:t>
            </w:r>
            <w:proofErr w:type="spellEnd"/>
          </w:p>
        </w:tc>
        <w:tc>
          <w:tcPr>
            <w:tcW w:w="3174" w:type="dxa"/>
          </w:tcPr>
          <w:p w14:paraId="396901F1" w14:textId="77777777" w:rsidR="00DE52AB" w:rsidRPr="000A5F30" w:rsidRDefault="00DE52AB" w:rsidP="004031CE">
            <w:pPr>
              <w:rPr>
                <w:lang w:val="en-US"/>
              </w:rPr>
            </w:pPr>
            <w:r w:rsidRPr="000A5F30">
              <w:rPr>
                <w:lang w:val="en-US"/>
              </w:rPr>
              <w:t>Indicates the cluster to which a resource belongs.</w:t>
            </w:r>
          </w:p>
        </w:tc>
      </w:tr>
      <w:tr w:rsidR="00DE52AB" w14:paraId="0028B8F6" w14:textId="77777777" w:rsidTr="004031CE">
        <w:tc>
          <w:tcPr>
            <w:tcW w:w="3173" w:type="dxa"/>
            <w:vAlign w:val="bottom"/>
          </w:tcPr>
          <w:p w14:paraId="170685CA" w14:textId="77777777" w:rsidR="00DE52AB" w:rsidRPr="00520B61" w:rsidRDefault="00DE52AB" w:rsidP="004031CE">
            <w:r w:rsidRPr="00520B61">
              <w:t>host</w:t>
            </w:r>
          </w:p>
        </w:tc>
        <w:tc>
          <w:tcPr>
            <w:tcW w:w="3173" w:type="dxa"/>
            <w:vAlign w:val="bottom"/>
          </w:tcPr>
          <w:p w14:paraId="70475A1E" w14:textId="77777777" w:rsidR="00DE52AB" w:rsidRPr="00587BD8" w:rsidRDefault="00DE52AB" w:rsidP="004031CE">
            <w:proofErr w:type="spellStart"/>
            <w:r w:rsidRPr="00520B61">
              <w:t>varchar</w:t>
            </w:r>
            <w:proofErr w:type="spellEnd"/>
          </w:p>
        </w:tc>
        <w:tc>
          <w:tcPr>
            <w:tcW w:w="3174" w:type="dxa"/>
          </w:tcPr>
          <w:p w14:paraId="7C591287" w14:textId="77777777" w:rsidR="00DE52AB" w:rsidRPr="0039535F" w:rsidRDefault="00DE52AB" w:rsidP="004031CE">
            <w:r>
              <w:t>None</w:t>
            </w:r>
          </w:p>
        </w:tc>
      </w:tr>
      <w:tr w:rsidR="00DE52AB" w14:paraId="1EC3EEFE" w14:textId="77777777" w:rsidTr="004031CE">
        <w:tc>
          <w:tcPr>
            <w:tcW w:w="3173" w:type="dxa"/>
            <w:vAlign w:val="bottom"/>
          </w:tcPr>
          <w:p w14:paraId="354C68D8" w14:textId="77777777" w:rsidR="00DE52AB" w:rsidRPr="00520B61" w:rsidRDefault="00DE52AB" w:rsidP="004031CE">
            <w:proofErr w:type="spellStart"/>
            <w:r w:rsidRPr="00520B61">
              <w:t>resource_type</w:t>
            </w:r>
            <w:proofErr w:type="spellEnd"/>
          </w:p>
        </w:tc>
        <w:tc>
          <w:tcPr>
            <w:tcW w:w="3173" w:type="dxa"/>
            <w:vAlign w:val="bottom"/>
          </w:tcPr>
          <w:p w14:paraId="4F5EF824" w14:textId="77777777" w:rsidR="00DE52AB" w:rsidRPr="00587BD8" w:rsidRDefault="00DE52AB" w:rsidP="004031CE">
            <w:proofErr w:type="spellStart"/>
            <w:r w:rsidRPr="00520B61">
              <w:t>varchar</w:t>
            </w:r>
            <w:proofErr w:type="spellEnd"/>
          </w:p>
        </w:tc>
        <w:tc>
          <w:tcPr>
            <w:tcW w:w="3174" w:type="dxa"/>
          </w:tcPr>
          <w:p w14:paraId="096264DC" w14:textId="77777777" w:rsidR="00DE52AB" w:rsidRPr="0039535F" w:rsidRDefault="00DE52AB" w:rsidP="004031CE">
            <w:r>
              <w:t>None</w:t>
            </w:r>
          </w:p>
        </w:tc>
      </w:tr>
      <w:tr w:rsidR="00DE52AB" w14:paraId="1E419D2A" w14:textId="77777777" w:rsidTr="004031CE">
        <w:tc>
          <w:tcPr>
            <w:tcW w:w="3173" w:type="dxa"/>
            <w:vAlign w:val="bottom"/>
          </w:tcPr>
          <w:p w14:paraId="5DB43A0C" w14:textId="77777777" w:rsidR="00DE52AB" w:rsidRPr="00520B61" w:rsidRDefault="00DE52AB" w:rsidP="004031CE">
            <w:r w:rsidRPr="00520B61">
              <w:t>type</w:t>
            </w:r>
          </w:p>
        </w:tc>
        <w:tc>
          <w:tcPr>
            <w:tcW w:w="3173" w:type="dxa"/>
            <w:vAlign w:val="bottom"/>
          </w:tcPr>
          <w:p w14:paraId="6623CBE7" w14:textId="77777777" w:rsidR="00DE52AB" w:rsidRPr="00587BD8" w:rsidRDefault="00DE52AB" w:rsidP="004031CE">
            <w:proofErr w:type="spellStart"/>
            <w:r w:rsidRPr="00520B61">
              <w:t>varchar</w:t>
            </w:r>
            <w:proofErr w:type="spellEnd"/>
          </w:p>
        </w:tc>
        <w:tc>
          <w:tcPr>
            <w:tcW w:w="3174" w:type="dxa"/>
          </w:tcPr>
          <w:p w14:paraId="06524C31" w14:textId="77777777" w:rsidR="00DE52AB" w:rsidRPr="0039535F" w:rsidRDefault="00DE52AB" w:rsidP="004031CE">
            <w:r>
              <w:t>None</w:t>
            </w:r>
          </w:p>
        </w:tc>
      </w:tr>
      <w:tr w:rsidR="00DE52AB" w14:paraId="73C9DDD8" w14:textId="77777777" w:rsidTr="004031CE">
        <w:tc>
          <w:tcPr>
            <w:tcW w:w="3173" w:type="dxa"/>
            <w:vAlign w:val="bottom"/>
          </w:tcPr>
          <w:p w14:paraId="563711EC" w14:textId="77777777" w:rsidR="00DE52AB" w:rsidRPr="00520B61" w:rsidRDefault="00DE52AB" w:rsidP="004031CE">
            <w:r w:rsidRPr="00520B61">
              <w:t>total</w:t>
            </w:r>
          </w:p>
        </w:tc>
        <w:tc>
          <w:tcPr>
            <w:tcW w:w="3173" w:type="dxa"/>
            <w:vAlign w:val="bottom"/>
          </w:tcPr>
          <w:p w14:paraId="19B77762" w14:textId="77777777" w:rsidR="00DE52AB" w:rsidRPr="00587BD8" w:rsidRDefault="00DE52AB" w:rsidP="004031CE">
            <w:r w:rsidRPr="00520B61">
              <w:t>float8</w:t>
            </w:r>
          </w:p>
        </w:tc>
        <w:tc>
          <w:tcPr>
            <w:tcW w:w="3174" w:type="dxa"/>
            <w:vAlign w:val="top"/>
          </w:tcPr>
          <w:p w14:paraId="2E6BAC9D" w14:textId="77777777" w:rsidR="00DE52AB" w:rsidRPr="0039535F" w:rsidRDefault="00DE52AB" w:rsidP="004031CE">
            <w:r w:rsidRPr="000A5F30">
              <w:rPr>
                <w:lang w:val="en-US"/>
              </w:rPr>
              <w:t xml:space="preserve">Indicates the total number of resources. </w:t>
            </w:r>
            <w:r>
              <w:t>Unit: TB.</w:t>
            </w:r>
          </w:p>
        </w:tc>
      </w:tr>
      <w:tr w:rsidR="00DE52AB" w14:paraId="30711B43" w14:textId="77777777" w:rsidTr="004031CE">
        <w:tc>
          <w:tcPr>
            <w:tcW w:w="3173" w:type="dxa"/>
            <w:vAlign w:val="bottom"/>
          </w:tcPr>
          <w:p w14:paraId="2250AD5E" w14:textId="77777777" w:rsidR="00DE52AB" w:rsidRPr="00520B61" w:rsidRDefault="00DE52AB" w:rsidP="004031CE">
            <w:proofErr w:type="spellStart"/>
            <w:r w:rsidRPr="00520B61">
              <w:t>used</w:t>
            </w:r>
            <w:proofErr w:type="spellEnd"/>
          </w:p>
        </w:tc>
        <w:tc>
          <w:tcPr>
            <w:tcW w:w="3173" w:type="dxa"/>
            <w:vAlign w:val="bottom"/>
          </w:tcPr>
          <w:p w14:paraId="0C17B968" w14:textId="77777777" w:rsidR="00DE52AB" w:rsidRPr="00587BD8" w:rsidRDefault="00DE52AB" w:rsidP="004031CE">
            <w:r w:rsidRPr="00520B61">
              <w:t>float8</w:t>
            </w:r>
          </w:p>
        </w:tc>
        <w:tc>
          <w:tcPr>
            <w:tcW w:w="3174" w:type="dxa"/>
          </w:tcPr>
          <w:p w14:paraId="05307E7C" w14:textId="77777777" w:rsidR="00DE52AB" w:rsidRPr="0039535F" w:rsidRDefault="00DE52AB" w:rsidP="004031CE">
            <w:r w:rsidRPr="000A5F30">
              <w:rPr>
                <w:lang w:val="en-US"/>
              </w:rPr>
              <w:t xml:space="preserve">Indicates the remaining number of resources. </w:t>
            </w:r>
            <w:r>
              <w:t>Unit: TB.</w:t>
            </w:r>
          </w:p>
        </w:tc>
      </w:tr>
      <w:tr w:rsidR="00DE52AB" w14:paraId="340AF8B2" w14:textId="77777777" w:rsidTr="004031CE">
        <w:tc>
          <w:tcPr>
            <w:tcW w:w="3173" w:type="dxa"/>
            <w:vAlign w:val="bottom"/>
          </w:tcPr>
          <w:p w14:paraId="7E2FA65D" w14:textId="77777777" w:rsidR="00DE52AB" w:rsidRPr="00520B61" w:rsidRDefault="00DE52AB" w:rsidP="004031CE">
            <w:proofErr w:type="spellStart"/>
            <w:r w:rsidRPr="00520B61">
              <w:t>free</w:t>
            </w:r>
            <w:proofErr w:type="spellEnd"/>
          </w:p>
        </w:tc>
        <w:tc>
          <w:tcPr>
            <w:tcW w:w="3173" w:type="dxa"/>
            <w:vAlign w:val="bottom"/>
          </w:tcPr>
          <w:p w14:paraId="050E3380" w14:textId="77777777" w:rsidR="00DE52AB" w:rsidRPr="00587BD8" w:rsidRDefault="00DE52AB" w:rsidP="004031CE">
            <w:r w:rsidRPr="00520B61">
              <w:t>float8</w:t>
            </w:r>
          </w:p>
        </w:tc>
        <w:tc>
          <w:tcPr>
            <w:tcW w:w="3174" w:type="dxa"/>
          </w:tcPr>
          <w:p w14:paraId="0CDA76C4" w14:textId="77777777" w:rsidR="00DE52AB" w:rsidRPr="0039535F" w:rsidRDefault="00DE52AB" w:rsidP="004031CE">
            <w:r w:rsidRPr="000A5F30">
              <w:rPr>
                <w:lang w:val="en-US"/>
              </w:rPr>
              <w:t xml:space="preserve">Indicates the remaining number of resources. </w:t>
            </w:r>
            <w:r>
              <w:t>Unit: TB.</w:t>
            </w:r>
          </w:p>
        </w:tc>
      </w:tr>
      <w:tr w:rsidR="00DE52AB" w14:paraId="0612D33D" w14:textId="77777777" w:rsidTr="004031CE">
        <w:tc>
          <w:tcPr>
            <w:tcW w:w="3173" w:type="dxa"/>
            <w:vAlign w:val="bottom"/>
          </w:tcPr>
          <w:p w14:paraId="23F3A70C" w14:textId="77777777" w:rsidR="00DE52AB" w:rsidRPr="00520B61" w:rsidRDefault="00DE52AB" w:rsidP="004031CE">
            <w:proofErr w:type="spellStart"/>
            <w:r w:rsidRPr="00520B61">
              <w:t>allocated</w:t>
            </w:r>
            <w:proofErr w:type="spellEnd"/>
          </w:p>
        </w:tc>
        <w:tc>
          <w:tcPr>
            <w:tcW w:w="3173" w:type="dxa"/>
            <w:vAlign w:val="bottom"/>
          </w:tcPr>
          <w:p w14:paraId="555C3DCA" w14:textId="77777777" w:rsidR="00DE52AB" w:rsidRPr="00587BD8" w:rsidRDefault="00DE52AB" w:rsidP="004031CE">
            <w:r w:rsidRPr="00520B61">
              <w:t>float8</w:t>
            </w:r>
          </w:p>
        </w:tc>
        <w:tc>
          <w:tcPr>
            <w:tcW w:w="3174" w:type="dxa"/>
          </w:tcPr>
          <w:p w14:paraId="4EBB64B2" w14:textId="77777777" w:rsidR="00DE52AB" w:rsidRPr="0039535F" w:rsidRDefault="00DE52AB" w:rsidP="004031CE">
            <w:r>
              <w:t>None</w:t>
            </w:r>
          </w:p>
        </w:tc>
      </w:tr>
      <w:tr w:rsidR="00DE52AB" w14:paraId="5150FE39" w14:textId="77777777" w:rsidTr="004031CE">
        <w:tc>
          <w:tcPr>
            <w:tcW w:w="3173" w:type="dxa"/>
            <w:vAlign w:val="bottom"/>
          </w:tcPr>
          <w:p w14:paraId="1B3E8515" w14:textId="77777777" w:rsidR="00DE52AB" w:rsidRPr="00520B61" w:rsidRDefault="00DE52AB" w:rsidP="004031CE">
            <w:proofErr w:type="spellStart"/>
            <w:r w:rsidRPr="00520B61">
              <w:t>spot_allocated</w:t>
            </w:r>
            <w:proofErr w:type="spellEnd"/>
          </w:p>
        </w:tc>
        <w:tc>
          <w:tcPr>
            <w:tcW w:w="3173" w:type="dxa"/>
            <w:vAlign w:val="bottom"/>
          </w:tcPr>
          <w:p w14:paraId="488439C4" w14:textId="77777777" w:rsidR="00DE52AB" w:rsidRPr="00587BD8" w:rsidRDefault="00DE52AB" w:rsidP="004031CE">
            <w:r w:rsidRPr="00520B61">
              <w:t>float8</w:t>
            </w:r>
          </w:p>
        </w:tc>
        <w:tc>
          <w:tcPr>
            <w:tcW w:w="3174" w:type="dxa"/>
          </w:tcPr>
          <w:p w14:paraId="13A8E474" w14:textId="77777777" w:rsidR="00DE52AB" w:rsidRPr="0039535F" w:rsidRDefault="00DE52AB" w:rsidP="004031CE">
            <w:r>
              <w:t>None</w:t>
            </w:r>
          </w:p>
        </w:tc>
      </w:tr>
      <w:tr w:rsidR="00DE52AB" w14:paraId="02E8F52B" w14:textId="77777777" w:rsidTr="004031CE">
        <w:tc>
          <w:tcPr>
            <w:tcW w:w="3173" w:type="dxa"/>
            <w:vAlign w:val="bottom"/>
          </w:tcPr>
          <w:p w14:paraId="2B35A082" w14:textId="77777777" w:rsidR="00DE52AB" w:rsidRPr="00520B61" w:rsidRDefault="00DE52AB" w:rsidP="004031CE">
            <w:proofErr w:type="spellStart"/>
            <w:r w:rsidRPr="00520B61">
              <w:t>containerAllocated</w:t>
            </w:r>
            <w:proofErr w:type="spellEnd"/>
          </w:p>
        </w:tc>
        <w:tc>
          <w:tcPr>
            <w:tcW w:w="3173" w:type="dxa"/>
            <w:vAlign w:val="bottom"/>
          </w:tcPr>
          <w:p w14:paraId="435B5FDC" w14:textId="77777777" w:rsidR="00DE52AB" w:rsidRPr="00587BD8" w:rsidRDefault="00DE52AB" w:rsidP="004031CE">
            <w:r w:rsidRPr="00520B61">
              <w:t>float8</w:t>
            </w:r>
          </w:p>
        </w:tc>
        <w:tc>
          <w:tcPr>
            <w:tcW w:w="3174" w:type="dxa"/>
          </w:tcPr>
          <w:p w14:paraId="23796373" w14:textId="77777777" w:rsidR="00DE52AB" w:rsidRPr="0039535F" w:rsidRDefault="00DE52AB" w:rsidP="004031CE">
            <w:r>
              <w:t>None</w:t>
            </w:r>
          </w:p>
        </w:tc>
      </w:tr>
      <w:tr w:rsidR="00DE52AB" w14:paraId="6036537D" w14:textId="77777777" w:rsidTr="004031CE">
        <w:tc>
          <w:tcPr>
            <w:tcW w:w="3173" w:type="dxa"/>
            <w:vAlign w:val="bottom"/>
          </w:tcPr>
          <w:p w14:paraId="3E12238D" w14:textId="77777777" w:rsidR="00DE52AB" w:rsidRPr="00520B61" w:rsidRDefault="00DE52AB" w:rsidP="004031CE">
            <w:proofErr w:type="spellStart"/>
            <w:r w:rsidRPr="00520B61">
              <w:t>available</w:t>
            </w:r>
            <w:proofErr w:type="spellEnd"/>
          </w:p>
        </w:tc>
        <w:tc>
          <w:tcPr>
            <w:tcW w:w="3173" w:type="dxa"/>
            <w:vAlign w:val="bottom"/>
          </w:tcPr>
          <w:p w14:paraId="58EAA327" w14:textId="77777777" w:rsidR="00DE52AB" w:rsidRPr="00587BD8" w:rsidRDefault="00DE52AB" w:rsidP="004031CE">
            <w:r w:rsidRPr="00520B61">
              <w:t>float8</w:t>
            </w:r>
          </w:p>
        </w:tc>
        <w:tc>
          <w:tcPr>
            <w:tcW w:w="3174" w:type="dxa"/>
          </w:tcPr>
          <w:p w14:paraId="3C81F239" w14:textId="77777777" w:rsidR="00DE52AB" w:rsidRPr="0039535F" w:rsidRDefault="00DE52AB" w:rsidP="004031CE">
            <w:r>
              <w:t>None</w:t>
            </w:r>
          </w:p>
        </w:tc>
      </w:tr>
      <w:tr w:rsidR="00DE52AB" w14:paraId="733C4958" w14:textId="77777777" w:rsidTr="004031CE">
        <w:tc>
          <w:tcPr>
            <w:tcW w:w="3173" w:type="dxa"/>
            <w:vAlign w:val="bottom"/>
          </w:tcPr>
          <w:p w14:paraId="1F2DD9FF" w14:textId="77777777" w:rsidR="00DE52AB" w:rsidRPr="00520B61" w:rsidRDefault="00DE52AB" w:rsidP="004031CE">
            <w:proofErr w:type="spellStart"/>
            <w:r w:rsidRPr="00520B61">
              <w:t>used_ratio</w:t>
            </w:r>
            <w:proofErr w:type="spellEnd"/>
          </w:p>
        </w:tc>
        <w:tc>
          <w:tcPr>
            <w:tcW w:w="3173" w:type="dxa"/>
            <w:vAlign w:val="bottom"/>
          </w:tcPr>
          <w:p w14:paraId="3D10E194" w14:textId="77777777" w:rsidR="00DE52AB" w:rsidRPr="00587BD8" w:rsidRDefault="00DE52AB" w:rsidP="004031CE">
            <w:r w:rsidRPr="00520B61">
              <w:t>float8</w:t>
            </w:r>
          </w:p>
        </w:tc>
        <w:tc>
          <w:tcPr>
            <w:tcW w:w="3174" w:type="dxa"/>
            <w:vAlign w:val="top"/>
          </w:tcPr>
          <w:p w14:paraId="4BAAD1B7" w14:textId="77777777" w:rsidR="00DE52AB" w:rsidRPr="0039535F" w:rsidRDefault="00DE52AB" w:rsidP="004031CE">
            <w:proofErr w:type="spellStart"/>
            <w:r>
              <w:t>Indicates</w:t>
            </w:r>
            <w:proofErr w:type="spellEnd"/>
            <w:r>
              <w:t xml:space="preserve"> </w:t>
            </w:r>
            <w:proofErr w:type="spellStart"/>
            <w:r>
              <w:t>the</w:t>
            </w:r>
            <w:proofErr w:type="spellEnd"/>
            <w:r>
              <w:t xml:space="preserve"> </w:t>
            </w:r>
            <w:proofErr w:type="spellStart"/>
            <w:r>
              <w:t>resource</w:t>
            </w:r>
            <w:proofErr w:type="spellEnd"/>
            <w:r>
              <w:t xml:space="preserve"> </w:t>
            </w:r>
            <w:proofErr w:type="spellStart"/>
            <w:r>
              <w:t>usage</w:t>
            </w:r>
            <w:proofErr w:type="spellEnd"/>
            <w:r>
              <w:t>.</w:t>
            </w:r>
          </w:p>
        </w:tc>
      </w:tr>
      <w:tr w:rsidR="00DE52AB" w14:paraId="4D1A6900" w14:textId="77777777" w:rsidTr="004031CE">
        <w:tc>
          <w:tcPr>
            <w:tcW w:w="3173" w:type="dxa"/>
            <w:vAlign w:val="bottom"/>
          </w:tcPr>
          <w:p w14:paraId="6AD6BC70" w14:textId="77777777" w:rsidR="00DE52AB" w:rsidRPr="00520B61" w:rsidRDefault="00DE52AB" w:rsidP="004031CE">
            <w:proofErr w:type="spellStart"/>
            <w:r w:rsidRPr="00520B61">
              <w:t>allocated_ratio</w:t>
            </w:r>
            <w:proofErr w:type="spellEnd"/>
          </w:p>
        </w:tc>
        <w:tc>
          <w:tcPr>
            <w:tcW w:w="3173" w:type="dxa"/>
            <w:vAlign w:val="bottom"/>
          </w:tcPr>
          <w:p w14:paraId="4B07FE1C" w14:textId="77777777" w:rsidR="00DE52AB" w:rsidRPr="00587BD8" w:rsidRDefault="00DE52AB" w:rsidP="004031CE">
            <w:r w:rsidRPr="00520B61">
              <w:t>float8</w:t>
            </w:r>
          </w:p>
        </w:tc>
        <w:tc>
          <w:tcPr>
            <w:tcW w:w="3174" w:type="dxa"/>
          </w:tcPr>
          <w:p w14:paraId="0CAC67E5" w14:textId="77777777" w:rsidR="00DE52AB" w:rsidRPr="0039535F" w:rsidRDefault="00DE52AB" w:rsidP="004031CE">
            <w:r>
              <w:t>None</w:t>
            </w:r>
          </w:p>
        </w:tc>
      </w:tr>
      <w:tr w:rsidR="00DE52AB" w14:paraId="3ACC6677" w14:textId="77777777" w:rsidTr="004031CE">
        <w:tc>
          <w:tcPr>
            <w:tcW w:w="3173" w:type="dxa"/>
            <w:vAlign w:val="bottom"/>
          </w:tcPr>
          <w:p w14:paraId="093AF04E" w14:textId="77777777" w:rsidR="00DE52AB" w:rsidRPr="00520B61" w:rsidRDefault="00DE52AB" w:rsidP="004031CE">
            <w:proofErr w:type="spellStart"/>
            <w:r w:rsidRPr="00520B61">
              <w:t>over_subscription_ratio</w:t>
            </w:r>
            <w:proofErr w:type="spellEnd"/>
          </w:p>
        </w:tc>
        <w:tc>
          <w:tcPr>
            <w:tcW w:w="3173" w:type="dxa"/>
            <w:vAlign w:val="bottom"/>
          </w:tcPr>
          <w:p w14:paraId="3521A8DE" w14:textId="77777777" w:rsidR="00DE52AB" w:rsidRPr="00587BD8" w:rsidRDefault="00DE52AB" w:rsidP="004031CE">
            <w:r w:rsidRPr="00520B61">
              <w:t>float8</w:t>
            </w:r>
          </w:p>
        </w:tc>
        <w:tc>
          <w:tcPr>
            <w:tcW w:w="3174" w:type="dxa"/>
          </w:tcPr>
          <w:p w14:paraId="67581FE4" w14:textId="77777777" w:rsidR="00DE52AB" w:rsidRPr="0039535F" w:rsidRDefault="00DE52AB" w:rsidP="004031CE">
            <w:r>
              <w:t>None</w:t>
            </w:r>
          </w:p>
        </w:tc>
      </w:tr>
      <w:tr w:rsidR="00DE52AB" w14:paraId="490A62F6" w14:textId="77777777" w:rsidTr="004031CE">
        <w:tc>
          <w:tcPr>
            <w:tcW w:w="3173" w:type="dxa"/>
            <w:vAlign w:val="bottom"/>
          </w:tcPr>
          <w:p w14:paraId="4E83A7A4" w14:textId="77777777" w:rsidR="00DE52AB" w:rsidRPr="00520B61" w:rsidRDefault="00DE52AB" w:rsidP="004031CE">
            <w:proofErr w:type="spellStart"/>
            <w:r w:rsidRPr="00520B61">
              <w:t>additional_info</w:t>
            </w:r>
            <w:proofErr w:type="spellEnd"/>
          </w:p>
        </w:tc>
        <w:tc>
          <w:tcPr>
            <w:tcW w:w="3173" w:type="dxa"/>
            <w:vAlign w:val="bottom"/>
          </w:tcPr>
          <w:p w14:paraId="2BC31233" w14:textId="77777777" w:rsidR="00DE52AB" w:rsidRPr="00587BD8" w:rsidRDefault="00DE52AB" w:rsidP="004031CE">
            <w:proofErr w:type="spellStart"/>
            <w:r w:rsidRPr="00520B61">
              <w:t>varchar</w:t>
            </w:r>
            <w:proofErr w:type="spellEnd"/>
          </w:p>
        </w:tc>
        <w:tc>
          <w:tcPr>
            <w:tcW w:w="3174" w:type="dxa"/>
          </w:tcPr>
          <w:p w14:paraId="759DFD46" w14:textId="77777777" w:rsidR="00DE52AB" w:rsidRPr="0039535F" w:rsidRDefault="00DE52AB" w:rsidP="004031CE">
            <w:r>
              <w:t>None</w:t>
            </w:r>
          </w:p>
        </w:tc>
      </w:tr>
      <w:tr w:rsidR="00DE52AB" w14:paraId="082CAE5C" w14:textId="77777777" w:rsidTr="004031CE">
        <w:tc>
          <w:tcPr>
            <w:tcW w:w="3173" w:type="dxa"/>
            <w:vAlign w:val="bottom"/>
          </w:tcPr>
          <w:p w14:paraId="2E834D03" w14:textId="77777777" w:rsidR="00DE52AB" w:rsidRPr="00520B61" w:rsidRDefault="00DE52AB" w:rsidP="004031CE">
            <w:proofErr w:type="spellStart"/>
            <w:r>
              <w:t>region_id</w:t>
            </w:r>
            <w:proofErr w:type="spellEnd"/>
          </w:p>
        </w:tc>
        <w:tc>
          <w:tcPr>
            <w:tcW w:w="3173" w:type="dxa"/>
            <w:vAlign w:val="bottom"/>
          </w:tcPr>
          <w:p w14:paraId="7E2E372A" w14:textId="77777777" w:rsidR="00DE52AB" w:rsidRPr="00587BD8" w:rsidRDefault="00DE52AB" w:rsidP="004031CE">
            <w:proofErr w:type="spellStart"/>
            <w:r w:rsidRPr="00520B61">
              <w:t>varchar</w:t>
            </w:r>
            <w:proofErr w:type="spellEnd"/>
          </w:p>
        </w:tc>
        <w:tc>
          <w:tcPr>
            <w:tcW w:w="3174" w:type="dxa"/>
            <w:vAlign w:val="top"/>
          </w:tcPr>
          <w:p w14:paraId="4E07469C" w14:textId="77777777" w:rsidR="00DE52AB" w:rsidRPr="008C49D3" w:rsidRDefault="00DE52AB" w:rsidP="004031CE">
            <w:pPr>
              <w:rPr>
                <w:lang w:val="en-US"/>
              </w:rPr>
            </w:pPr>
            <w:r w:rsidRPr="000A5F30">
              <w:rPr>
                <w:lang w:val="en-US"/>
              </w:rPr>
              <w:t>Indicates the ID of the AZ to which a resource belongs</w:t>
            </w:r>
          </w:p>
        </w:tc>
      </w:tr>
      <w:tr w:rsidR="00DE52AB" w14:paraId="6378356D" w14:textId="77777777" w:rsidTr="004031CE">
        <w:tc>
          <w:tcPr>
            <w:tcW w:w="3173" w:type="dxa"/>
            <w:vAlign w:val="top"/>
          </w:tcPr>
          <w:p w14:paraId="3529B12D" w14:textId="77777777" w:rsidR="00DE52AB" w:rsidRPr="00520B61" w:rsidRDefault="00DE52AB" w:rsidP="004031CE">
            <w:proofErr w:type="spellStart"/>
            <w:r>
              <w:t>az_id</w:t>
            </w:r>
            <w:proofErr w:type="spellEnd"/>
          </w:p>
        </w:tc>
        <w:tc>
          <w:tcPr>
            <w:tcW w:w="3173" w:type="dxa"/>
            <w:vAlign w:val="bottom"/>
          </w:tcPr>
          <w:p w14:paraId="1B7ED634" w14:textId="77777777" w:rsidR="00DE52AB" w:rsidRPr="00587BD8" w:rsidRDefault="00DE52AB" w:rsidP="004031CE">
            <w:proofErr w:type="spellStart"/>
            <w:r w:rsidRPr="00520B61">
              <w:t>varchar</w:t>
            </w:r>
            <w:proofErr w:type="spellEnd"/>
          </w:p>
        </w:tc>
        <w:tc>
          <w:tcPr>
            <w:tcW w:w="3174" w:type="dxa"/>
            <w:vAlign w:val="top"/>
          </w:tcPr>
          <w:p w14:paraId="6BEC4DF9" w14:textId="77777777" w:rsidR="00DE52AB" w:rsidRPr="00204D68" w:rsidRDefault="00DE52AB" w:rsidP="004031CE">
            <w:pPr>
              <w:rPr>
                <w:lang w:val="en-US"/>
              </w:rPr>
            </w:pPr>
            <w:r>
              <w:t>None</w:t>
            </w:r>
          </w:p>
        </w:tc>
      </w:tr>
      <w:tr w:rsidR="00DE52AB" w14:paraId="22749B3F" w14:textId="77777777" w:rsidTr="004031CE">
        <w:tc>
          <w:tcPr>
            <w:tcW w:w="3173" w:type="dxa"/>
            <w:vAlign w:val="bottom"/>
          </w:tcPr>
          <w:p w14:paraId="15A68D10" w14:textId="77777777" w:rsidR="00DE52AB" w:rsidRPr="00520B61" w:rsidRDefault="00DE52AB" w:rsidP="004031CE">
            <w:proofErr w:type="spellStart"/>
            <w:r w:rsidRPr="00520B61">
              <w:t>zone_type</w:t>
            </w:r>
            <w:proofErr w:type="spellEnd"/>
          </w:p>
        </w:tc>
        <w:tc>
          <w:tcPr>
            <w:tcW w:w="3173" w:type="dxa"/>
            <w:vAlign w:val="bottom"/>
          </w:tcPr>
          <w:p w14:paraId="317E58F5" w14:textId="77777777" w:rsidR="00DE52AB" w:rsidRPr="00587BD8" w:rsidRDefault="00DE52AB" w:rsidP="004031CE">
            <w:proofErr w:type="spellStart"/>
            <w:r w:rsidRPr="00520B61">
              <w:t>varchar</w:t>
            </w:r>
            <w:proofErr w:type="spellEnd"/>
          </w:p>
        </w:tc>
        <w:tc>
          <w:tcPr>
            <w:tcW w:w="3174" w:type="dxa"/>
          </w:tcPr>
          <w:p w14:paraId="5727870B" w14:textId="77777777" w:rsidR="00DE52AB" w:rsidRPr="0039535F" w:rsidRDefault="00DE52AB" w:rsidP="004031CE">
            <w:r>
              <w:t>None</w:t>
            </w:r>
          </w:p>
        </w:tc>
      </w:tr>
      <w:tr w:rsidR="00DE52AB" w14:paraId="26ADFF38" w14:textId="77777777" w:rsidTr="004031CE">
        <w:tc>
          <w:tcPr>
            <w:tcW w:w="3173" w:type="dxa"/>
            <w:vAlign w:val="bottom"/>
          </w:tcPr>
          <w:p w14:paraId="6E748917" w14:textId="77777777" w:rsidR="00DE52AB" w:rsidRPr="00520B61" w:rsidRDefault="00DE52AB" w:rsidP="004031CE">
            <w:proofErr w:type="spellStart"/>
            <w:r>
              <w:t>status</w:t>
            </w:r>
            <w:proofErr w:type="spellEnd"/>
          </w:p>
        </w:tc>
        <w:tc>
          <w:tcPr>
            <w:tcW w:w="3173" w:type="dxa"/>
            <w:vAlign w:val="bottom"/>
          </w:tcPr>
          <w:p w14:paraId="07BC22F5" w14:textId="77777777" w:rsidR="00DE52AB" w:rsidRPr="00520B61" w:rsidRDefault="00DE52AB" w:rsidP="004031CE">
            <w:proofErr w:type="spellStart"/>
            <w:r w:rsidRPr="00520B61">
              <w:t>varchar</w:t>
            </w:r>
            <w:proofErr w:type="spellEnd"/>
          </w:p>
        </w:tc>
        <w:tc>
          <w:tcPr>
            <w:tcW w:w="3174" w:type="dxa"/>
          </w:tcPr>
          <w:p w14:paraId="5795BE2F" w14:textId="77777777" w:rsidR="00DE52AB" w:rsidRPr="0039535F" w:rsidRDefault="00DE52AB" w:rsidP="004031CE">
            <w:r>
              <w:t>None</w:t>
            </w:r>
          </w:p>
        </w:tc>
      </w:tr>
      <w:tr w:rsidR="00DE52AB" w14:paraId="74593ABB" w14:textId="77777777" w:rsidTr="004031CE">
        <w:tc>
          <w:tcPr>
            <w:tcW w:w="3173" w:type="dxa"/>
            <w:vAlign w:val="bottom"/>
          </w:tcPr>
          <w:p w14:paraId="7C24E1A1" w14:textId="77777777" w:rsidR="00DE52AB" w:rsidRPr="00520B61" w:rsidRDefault="00DE52AB" w:rsidP="004031CE">
            <w:proofErr w:type="spellStart"/>
            <w:r>
              <w:t>subType</w:t>
            </w:r>
            <w:proofErr w:type="spellEnd"/>
          </w:p>
        </w:tc>
        <w:tc>
          <w:tcPr>
            <w:tcW w:w="3173" w:type="dxa"/>
            <w:vAlign w:val="bottom"/>
          </w:tcPr>
          <w:p w14:paraId="2DF0D8F9" w14:textId="77777777" w:rsidR="00DE52AB" w:rsidRPr="00587BD8" w:rsidRDefault="00DE52AB" w:rsidP="004031CE">
            <w:proofErr w:type="spellStart"/>
            <w:r w:rsidRPr="00520B61">
              <w:t>varchar</w:t>
            </w:r>
            <w:proofErr w:type="spellEnd"/>
          </w:p>
        </w:tc>
        <w:tc>
          <w:tcPr>
            <w:tcW w:w="3174" w:type="dxa"/>
          </w:tcPr>
          <w:p w14:paraId="0BC08920" w14:textId="77777777" w:rsidR="00DE52AB" w:rsidRPr="0039535F" w:rsidRDefault="00DE52AB" w:rsidP="004031CE">
            <w:r>
              <w:t>None</w:t>
            </w:r>
          </w:p>
        </w:tc>
      </w:tr>
      <w:tr w:rsidR="00DE52AB" w14:paraId="39989EB1" w14:textId="77777777" w:rsidTr="004031CE">
        <w:tc>
          <w:tcPr>
            <w:tcW w:w="3173" w:type="dxa"/>
            <w:vAlign w:val="bottom"/>
          </w:tcPr>
          <w:p w14:paraId="1E2F1B49" w14:textId="77777777" w:rsidR="00DE52AB" w:rsidRPr="00520B61" w:rsidRDefault="00DE52AB" w:rsidP="004031CE">
            <w:proofErr w:type="spellStart"/>
            <w:r w:rsidRPr="00520B61">
              <w:t>etl_created</w:t>
            </w:r>
            <w:proofErr w:type="spellEnd"/>
          </w:p>
        </w:tc>
        <w:tc>
          <w:tcPr>
            <w:tcW w:w="3173" w:type="dxa"/>
            <w:vAlign w:val="bottom"/>
          </w:tcPr>
          <w:p w14:paraId="10368308" w14:textId="77777777" w:rsidR="00DE52AB" w:rsidRPr="00587BD8" w:rsidRDefault="00DE52AB" w:rsidP="004031CE">
            <w:proofErr w:type="spellStart"/>
            <w:r w:rsidRPr="00520B61">
              <w:t>timestamp</w:t>
            </w:r>
            <w:proofErr w:type="spellEnd"/>
          </w:p>
        </w:tc>
        <w:tc>
          <w:tcPr>
            <w:tcW w:w="3174" w:type="dxa"/>
          </w:tcPr>
          <w:p w14:paraId="164D96A3" w14:textId="77777777" w:rsidR="00DE52AB" w:rsidRPr="000A5F30" w:rsidRDefault="00DE52AB" w:rsidP="004031CE">
            <w:pPr>
              <w:rPr>
                <w:lang w:val="en-US"/>
              </w:rPr>
            </w:pPr>
            <w:r w:rsidRPr="000A5F30">
              <w:rPr>
                <w:lang w:val="en-US"/>
              </w:rPr>
              <w:t>Displays when this data set was created</w:t>
            </w:r>
          </w:p>
        </w:tc>
      </w:tr>
    </w:tbl>
    <w:p w14:paraId="560C50EE" w14:textId="7619D981" w:rsidR="00130842" w:rsidRDefault="00130842" w:rsidP="00F91292"/>
    <w:p w14:paraId="58BA1BE7" w14:textId="17767FF3" w:rsidR="00DE52AB" w:rsidRDefault="00DE52AB" w:rsidP="00F91292"/>
    <w:p w14:paraId="38173D02" w14:textId="77777777" w:rsidR="00DE52AB" w:rsidRDefault="00DE52AB" w:rsidP="00F91292"/>
    <w:p w14:paraId="26F9498F" w14:textId="77777777" w:rsidR="00AC66D7" w:rsidRDefault="00AC66D7" w:rsidP="00BB77C7">
      <w:pPr>
        <w:pStyle w:val="Heading1"/>
      </w:pPr>
      <w:bookmarkStart w:id="463" w:name="_Toc31964927"/>
      <w:bookmarkStart w:id="464" w:name="_Toc124349987"/>
      <w:bookmarkStart w:id="465" w:name="_Toc2080872"/>
      <w:bookmarkStart w:id="466" w:name="_Toc31964930"/>
      <w:bookmarkEnd w:id="302"/>
      <w:bookmarkEnd w:id="303"/>
      <w:bookmarkEnd w:id="304"/>
      <w:bookmarkEnd w:id="305"/>
      <w:bookmarkEnd w:id="306"/>
      <w:r>
        <w:lastRenderedPageBreak/>
        <w:t>API</w:t>
      </w:r>
      <w:bookmarkEnd w:id="463"/>
      <w:bookmarkEnd w:id="464"/>
    </w:p>
    <w:p w14:paraId="312B3BA8" w14:textId="2FFC0288" w:rsidR="002F2714" w:rsidRDefault="002F2714" w:rsidP="00AC66D7">
      <w:r>
        <w:t xml:space="preserve">Please refer to the </w:t>
      </w:r>
      <w:hyperlink r:id="rId42" w:history="1">
        <w:r w:rsidRPr="002924D3">
          <w:rPr>
            <w:rStyle w:val="Hyperlink"/>
          </w:rPr>
          <w:t>Enterprise Dashboard API Reference</w:t>
        </w:r>
      </w:hyperlink>
    </w:p>
    <w:p w14:paraId="23270E71" w14:textId="77777777" w:rsidR="002F2714" w:rsidRDefault="002F2714" w:rsidP="00AC66D7"/>
    <w:p w14:paraId="05233880" w14:textId="55280701" w:rsidR="00152E4F" w:rsidRPr="00096EAE" w:rsidRDefault="00152E4F" w:rsidP="004F36BF">
      <w:pPr>
        <w:pStyle w:val="Heading1"/>
      </w:pPr>
      <w:bookmarkStart w:id="467" w:name="_Toc124349988"/>
      <w:r w:rsidRPr="004367F6">
        <w:lastRenderedPageBreak/>
        <w:t>FAQ</w:t>
      </w:r>
      <w:bookmarkEnd w:id="465"/>
      <w:bookmarkEnd w:id="466"/>
      <w:bookmarkEnd w:id="467"/>
    </w:p>
    <w:p w14:paraId="7182D44A" w14:textId="7A7F6BBD" w:rsidR="007D215A" w:rsidRDefault="00152E4F" w:rsidP="00C67084">
      <w:pPr>
        <w:pStyle w:val="Heading2"/>
        <w:numPr>
          <w:ilvl w:val="1"/>
          <w:numId w:val="8"/>
        </w:numPr>
      </w:pPr>
      <w:bookmarkStart w:id="468" w:name="_Toc2080874"/>
      <w:bookmarkStart w:id="469" w:name="_Toc31964931"/>
      <w:bookmarkStart w:id="470" w:name="_Toc124349989"/>
      <w:r w:rsidRPr="008B7EFE">
        <w:t xml:space="preserve">Question: </w:t>
      </w:r>
      <w:bookmarkStart w:id="471" w:name="_Toc2080875"/>
      <w:bookmarkEnd w:id="468"/>
      <w:r w:rsidR="007D215A">
        <w:t>How can I change the displayed timespan in a dashboard?</w:t>
      </w:r>
      <w:bookmarkEnd w:id="469"/>
      <w:bookmarkEnd w:id="470"/>
    </w:p>
    <w:p w14:paraId="05552DF8" w14:textId="70C6F097" w:rsidR="007D215A" w:rsidRDefault="007D215A" w:rsidP="007D215A">
      <w:r>
        <w:t>At the top right of each dashboard is a selector where you can configure your displayed timespan.</w:t>
      </w:r>
      <w:r w:rsidR="0033385C">
        <w:t xml:space="preserve"> Just click the Clock Icon. See in the screenshot below:</w:t>
      </w:r>
    </w:p>
    <w:p w14:paraId="64BFCF0F" w14:textId="77777777" w:rsidR="0033385C" w:rsidRDefault="007D215A" w:rsidP="0033385C">
      <w:pPr>
        <w:keepNext/>
      </w:pPr>
      <w:r>
        <w:rPr>
          <w:noProof/>
          <w:lang w:val="hu-HU" w:eastAsia="hu-HU"/>
        </w:rPr>
        <w:drawing>
          <wp:inline distT="0" distB="0" distL="0" distR="0" wp14:anchorId="131B5A46" wp14:editId="7C0EFBA5">
            <wp:extent cx="5748071" cy="1766736"/>
            <wp:effectExtent l="133350" t="114300" r="138430" b="1574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069" cy="1769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A23803" w14:textId="4B7CB413" w:rsidR="00152E4F" w:rsidRDefault="00152E4F" w:rsidP="00C67084">
      <w:pPr>
        <w:pStyle w:val="Heading2"/>
        <w:numPr>
          <w:ilvl w:val="1"/>
          <w:numId w:val="8"/>
        </w:numPr>
      </w:pPr>
      <w:bookmarkStart w:id="472" w:name="_Toc31964932"/>
      <w:bookmarkStart w:id="473" w:name="_Toc124349990"/>
      <w:r w:rsidRPr="008B7EFE">
        <w:t xml:space="preserve">Question: </w:t>
      </w:r>
      <w:bookmarkEnd w:id="471"/>
      <w:r w:rsidR="0016574D">
        <w:t>How can I create my own dashboard and widgets?</w:t>
      </w:r>
      <w:bookmarkEnd w:id="472"/>
      <w:bookmarkEnd w:id="473"/>
    </w:p>
    <w:p w14:paraId="0A151638" w14:textId="02CBE987" w:rsidR="0016574D" w:rsidRDefault="0016574D" w:rsidP="0016574D">
      <w:r>
        <w:t xml:space="preserve">We recommend </w:t>
      </w:r>
      <w:r w:rsidR="00204D68">
        <w:t>creating</w:t>
      </w:r>
      <w:r>
        <w:t xml:space="preserve"> a new dashboard if you want to have additional widgets. You can check the </w:t>
      </w:r>
      <w:r w:rsidR="001E20F2">
        <w:t xml:space="preserve">following documentation to get more information </w:t>
      </w:r>
      <w:r w:rsidR="00204D68">
        <w:t xml:space="preserve">on </w:t>
      </w:r>
      <w:r w:rsidR="001E20F2">
        <w:t>how to create new widgets.</w:t>
      </w:r>
    </w:p>
    <w:p w14:paraId="1E4188FB" w14:textId="77777777" w:rsidR="001E20F2" w:rsidRDefault="001E20F2" w:rsidP="0016574D"/>
    <w:p w14:paraId="575F6C50" w14:textId="0EC4DEDD" w:rsidR="001E20F2" w:rsidRDefault="001E20F2" w:rsidP="0016574D">
      <w:r>
        <w:t xml:space="preserve">Getting started: </w:t>
      </w:r>
      <w:hyperlink r:id="rId44" w:history="1">
        <w:r w:rsidR="005C22E0" w:rsidRPr="00441975">
          <w:rPr>
            <w:rStyle w:val="Hyperlink"/>
          </w:rPr>
          <w:t>https://grafana.com/docs/guides/getting_started/</w:t>
        </w:r>
      </w:hyperlink>
    </w:p>
    <w:p w14:paraId="4264C7D1" w14:textId="1B1F31BE" w:rsidR="001E20F2" w:rsidRPr="00844400" w:rsidRDefault="001E20F2" w:rsidP="0016574D">
      <w:r w:rsidRPr="00844400">
        <w:t>New Graphs</w:t>
      </w:r>
      <w:r w:rsidR="00844400" w:rsidRPr="00844400">
        <w:t xml:space="preserve"> in dashboard</w:t>
      </w:r>
      <w:r w:rsidR="00844400">
        <w:t>s</w:t>
      </w:r>
      <w:r w:rsidRPr="00844400">
        <w:t xml:space="preserve">: </w:t>
      </w:r>
      <w:hyperlink r:id="rId45" w:history="1">
        <w:r w:rsidRPr="00844400">
          <w:rPr>
            <w:rStyle w:val="Hyperlink"/>
          </w:rPr>
          <w:t>https://grafana.com/docs/features/panels/graph/</w:t>
        </w:r>
      </w:hyperlink>
    </w:p>
    <w:p w14:paraId="04212803" w14:textId="174E667B" w:rsidR="001E20F2" w:rsidRPr="0016574D" w:rsidRDefault="001E20F2" w:rsidP="0016574D">
      <w:r>
        <w:t>New Tables</w:t>
      </w:r>
      <w:r w:rsidR="00844400">
        <w:t xml:space="preserve"> in dashboards</w:t>
      </w:r>
      <w:r>
        <w:t xml:space="preserve">: </w:t>
      </w:r>
      <w:hyperlink r:id="rId46" w:history="1">
        <w:r>
          <w:rPr>
            <w:rStyle w:val="Hyperlink"/>
          </w:rPr>
          <w:t>https://grafana.com/docs/features/panels/table_panel/</w:t>
        </w:r>
      </w:hyperlink>
    </w:p>
    <w:p w14:paraId="65D989EC" w14:textId="31F21CF0" w:rsidR="00152E4F" w:rsidRDefault="00152E4F" w:rsidP="008B7EFE">
      <w:pPr>
        <w:pStyle w:val="Heading2"/>
      </w:pPr>
      <w:bookmarkStart w:id="474" w:name="_Toc2080876"/>
      <w:bookmarkStart w:id="475" w:name="_Toc31964933"/>
      <w:bookmarkStart w:id="476" w:name="_Toc124349991"/>
      <w:r w:rsidRPr="008B7EFE">
        <w:t xml:space="preserve">Question: </w:t>
      </w:r>
      <w:bookmarkEnd w:id="474"/>
      <w:r w:rsidR="006D34BF">
        <w:t xml:space="preserve">My widget is very crowded. </w:t>
      </w:r>
      <w:r w:rsidR="003A4846">
        <w:t>How can I select a certain service?</w:t>
      </w:r>
      <w:bookmarkEnd w:id="475"/>
      <w:bookmarkEnd w:id="476"/>
    </w:p>
    <w:p w14:paraId="5F5A8FBC" w14:textId="2FB08C08" w:rsidR="003A4846" w:rsidRDefault="003A4846" w:rsidP="003A4846">
      <w:r>
        <w:t xml:space="preserve">Each widget </w:t>
      </w:r>
      <w:r w:rsidR="007D74D4">
        <w:t xml:space="preserve">can be limited to show only one of the originally displayed data sets by </w:t>
      </w:r>
      <w:ins w:id="477" w:author="Komarek, Simon Michael" w:date="2021-10-12T11:03:00Z">
        <w:r w:rsidR="008068C9">
          <w:t>clicking the names right next to the graph. You can de-select the data set by clicking it again.</w:t>
        </w:r>
      </w:ins>
      <w:del w:id="478" w:author="Komarek, Simon Michael" w:date="2021-10-12T11:02:00Z">
        <w:r w:rsidR="007D74D4" w:rsidDel="008068C9">
          <w:delText>clicking a data set in</w:delText>
        </w:r>
        <w:r w:rsidDel="008068C9">
          <w:delText xml:space="preserve"> </w:delText>
        </w:r>
        <w:r w:rsidR="007D74D4" w:rsidDel="008068C9">
          <w:delText>the legend of the widget.</w:delText>
        </w:r>
      </w:del>
    </w:p>
    <w:p w14:paraId="40EF1117" w14:textId="77777777" w:rsidR="007D74D4" w:rsidRDefault="007D74D4" w:rsidP="007D74D4">
      <w:pPr>
        <w:keepNext/>
      </w:pPr>
      <w:r>
        <w:rPr>
          <w:noProof/>
          <w:lang w:val="hu-HU" w:eastAsia="hu-HU"/>
        </w:rPr>
        <w:drawing>
          <wp:inline distT="0" distB="0" distL="0" distR="0" wp14:anchorId="019B881A" wp14:editId="178D3771">
            <wp:extent cx="5650077" cy="1242472"/>
            <wp:effectExtent l="133350" t="114300" r="141605" b="1676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0570" cy="12469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44C9EB" w14:textId="77777777" w:rsidR="007D74D4" w:rsidRDefault="007D74D4" w:rsidP="003A4846"/>
    <w:p w14:paraId="2A103627" w14:textId="77777777" w:rsidR="007D74D4" w:rsidRDefault="007D74D4" w:rsidP="007D74D4">
      <w:pPr>
        <w:keepNext/>
      </w:pPr>
      <w:r>
        <w:rPr>
          <w:noProof/>
          <w:lang w:val="hu-HU" w:eastAsia="hu-HU"/>
        </w:rPr>
        <w:lastRenderedPageBreak/>
        <w:drawing>
          <wp:inline distT="0" distB="0" distL="0" distR="0" wp14:anchorId="0134F86A" wp14:editId="7C5E04E9">
            <wp:extent cx="5821223" cy="1255690"/>
            <wp:effectExtent l="133350" t="114300" r="141605" b="1733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9460" cy="12596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5EC4FA" w14:textId="7B312934" w:rsidR="000650A8" w:rsidRPr="000650A8" w:rsidRDefault="00152E4F" w:rsidP="000650A8">
      <w:pPr>
        <w:pStyle w:val="Heading2"/>
      </w:pPr>
      <w:bookmarkStart w:id="479" w:name="_Toc2080877"/>
      <w:bookmarkStart w:id="480" w:name="_Toc31964934"/>
      <w:bookmarkStart w:id="481" w:name="_Toc124349992"/>
      <w:r w:rsidRPr="008B7EFE">
        <w:t>Question</w:t>
      </w:r>
      <w:bookmarkEnd w:id="479"/>
      <w:r w:rsidR="000650A8">
        <w:t>: Can I use the Dashboard when data is updated?</w:t>
      </w:r>
      <w:bookmarkEnd w:id="480"/>
      <w:bookmarkEnd w:id="481"/>
    </w:p>
    <w:p w14:paraId="49FD2900" w14:textId="1E5CF9AA" w:rsidR="000650A8" w:rsidRDefault="000650A8" w:rsidP="000650A8">
      <w:r>
        <w:t xml:space="preserve">Yes, the dashboard will be accessible and data available. </w:t>
      </w:r>
    </w:p>
    <w:p w14:paraId="15094357" w14:textId="3DA881FB" w:rsidR="001B1B6E" w:rsidRDefault="001B1B6E" w:rsidP="001B1B6E">
      <w:pPr>
        <w:pStyle w:val="Heading2"/>
      </w:pPr>
      <w:bookmarkStart w:id="482" w:name="_Toc31964935"/>
      <w:bookmarkStart w:id="483" w:name="_Toc124349993"/>
      <w:r>
        <w:t>Question: How can I download data?</w:t>
      </w:r>
      <w:bookmarkEnd w:id="482"/>
      <w:bookmarkEnd w:id="483"/>
    </w:p>
    <w:p w14:paraId="7ABCBD00" w14:textId="7184FF8A" w:rsidR="00F04275" w:rsidRDefault="008068C9" w:rsidP="00F04275">
      <w:ins w:id="484" w:author="Komarek, Simon Michael" w:date="2021-10-12T11:04:00Z">
        <w:r>
          <w:t xml:space="preserve">If you are an Editor or Admin User, </w:t>
        </w:r>
      </w:ins>
      <w:del w:id="485" w:author="Komarek, Simon Michael" w:date="2021-10-12T11:04:00Z">
        <w:r w:rsidR="001B1B6E" w:rsidDel="008068C9">
          <w:delText>I</w:delText>
        </w:r>
      </w:del>
      <w:ins w:id="486" w:author="Komarek, Simon Michael" w:date="2021-10-12T11:04:00Z">
        <w:r>
          <w:t>i</w:t>
        </w:r>
      </w:ins>
      <w:r w:rsidR="001B1B6E">
        <w:t xml:space="preserve">t’s possible to download data from each widget by clicking on the name of the widget </w:t>
      </w:r>
      <w:r w:rsidR="009C7828">
        <w:sym w:font="Wingdings" w:char="F0E0"/>
      </w:r>
      <w:r w:rsidR="001B1B6E">
        <w:t xml:space="preserve"> </w:t>
      </w:r>
      <w:r w:rsidR="00623CFE">
        <w:t>Inspect</w:t>
      </w:r>
      <w:r w:rsidR="009C7828">
        <w:t xml:space="preserve"> </w:t>
      </w:r>
      <w:r w:rsidR="009C7828">
        <w:sym w:font="Wingdings" w:char="F0E0"/>
      </w:r>
      <w:r w:rsidR="009C7828">
        <w:t xml:space="preserve"> </w:t>
      </w:r>
      <w:r w:rsidR="00623CFE">
        <w:t>Data</w:t>
      </w:r>
      <w:r w:rsidR="001B1B6E">
        <w:t>.</w:t>
      </w:r>
      <w:r w:rsidR="00623CFE">
        <w:t xml:space="preserve"> You can then download the csv file.</w:t>
      </w:r>
      <w:r w:rsidR="00486239">
        <w:t xml:space="preserve"> Additionally</w:t>
      </w:r>
      <w:r w:rsidR="00204D68">
        <w:t>,</w:t>
      </w:r>
      <w:r w:rsidR="00486239">
        <w:t xml:space="preserve"> data can be received via API, please check </w:t>
      </w:r>
      <w:r w:rsidR="002924D3">
        <w:t>chapter 4 API</w:t>
      </w:r>
    </w:p>
    <w:p w14:paraId="04AFE5B2" w14:textId="77777777" w:rsidR="001B1B6E" w:rsidRDefault="001B1B6E" w:rsidP="00F04275"/>
    <w:p w14:paraId="5074ED1E" w14:textId="0FC649DB" w:rsidR="00081E6A" w:rsidRDefault="00623CFE" w:rsidP="00F04275">
      <w:r>
        <w:rPr>
          <w:noProof/>
          <w:lang w:val="hu-HU" w:eastAsia="hu-HU"/>
        </w:rPr>
        <w:drawing>
          <wp:anchor distT="0" distB="0" distL="114300" distR="114300" simplePos="0" relativeHeight="251679744" behindDoc="0" locked="0" layoutInCell="1" allowOverlap="1" wp14:anchorId="501A4019" wp14:editId="2DF0F3D0">
            <wp:simplePos x="1120140" y="4343400"/>
            <wp:positionH relativeFrom="column">
              <wp:align>left</wp:align>
            </wp:positionH>
            <wp:positionV relativeFrom="paragraph">
              <wp:align>top</wp:align>
            </wp:positionV>
            <wp:extent cx="2712720" cy="24003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2720" cy="2400300"/>
                    </a:xfrm>
                    <a:prstGeom prst="rect">
                      <a:avLst/>
                    </a:prstGeom>
                    <a:noFill/>
                    <a:ln>
                      <a:noFill/>
                    </a:ln>
                  </pic:spPr>
                </pic:pic>
              </a:graphicData>
            </a:graphic>
          </wp:anchor>
        </w:drawing>
      </w:r>
      <w:r>
        <w:br w:type="textWrapping" w:clear="all"/>
      </w:r>
    </w:p>
    <w:p w14:paraId="56B1A14B" w14:textId="6AAACCA3" w:rsidR="00081E6A" w:rsidRDefault="00081E6A" w:rsidP="00081E6A">
      <w:pPr>
        <w:pStyle w:val="Heading2"/>
      </w:pPr>
      <w:bookmarkStart w:id="487" w:name="_Question:_Where_do"/>
      <w:bookmarkStart w:id="488" w:name="_Toc31964936"/>
      <w:bookmarkStart w:id="489" w:name="_Toc124349994"/>
      <w:bookmarkEnd w:id="487"/>
      <w:r>
        <w:t>Question: Where do I reset my password?</w:t>
      </w:r>
      <w:bookmarkEnd w:id="488"/>
      <w:bookmarkEnd w:id="489"/>
    </w:p>
    <w:p w14:paraId="508012B4" w14:textId="7180CE6E" w:rsidR="00081E6A" w:rsidRDefault="00081E6A" w:rsidP="00F04275">
      <w:pPr>
        <w:rPr>
          <w:rStyle w:val="Hyperlink"/>
        </w:rPr>
      </w:pPr>
      <w:r>
        <w:t xml:space="preserve">Please use this link: </w:t>
      </w:r>
      <w:hyperlink r:id="rId50" w:history="1">
        <w:r>
          <w:rPr>
            <w:rStyle w:val="Hyperlink"/>
          </w:rPr>
          <w:t>https://enterprise-dashboard.otc-service.com/user/password/send-reset-email</w:t>
        </w:r>
      </w:hyperlink>
    </w:p>
    <w:p w14:paraId="757C4BF1" w14:textId="6D67A88A" w:rsidR="00F50C2A" w:rsidRPr="00F50C2A" w:rsidRDefault="00F50C2A" w:rsidP="00F04275">
      <w:r w:rsidRPr="00F50C2A">
        <w:t>Additionally</w:t>
      </w:r>
      <w:r w:rsidR="00204D68">
        <w:t>,</w:t>
      </w:r>
      <w:r w:rsidRPr="00F50C2A">
        <w:t xml:space="preserve"> you can reset your password by following the “Forget Password” link on the login page of Enterprise Dashboard</w:t>
      </w:r>
      <w:r>
        <w:t>.</w:t>
      </w:r>
    </w:p>
    <w:p w14:paraId="5756C09A" w14:textId="5928970D" w:rsidR="001F1FEA" w:rsidRDefault="00680EC8" w:rsidP="001F1FEA">
      <w:pPr>
        <w:pStyle w:val="Heading2"/>
      </w:pPr>
      <w:bookmarkStart w:id="490" w:name="_Toc31964937"/>
      <w:bookmarkStart w:id="491" w:name="_Toc124349995"/>
      <w:proofErr w:type="spellStart"/>
      <w:r w:rsidRPr="00680EC8">
        <w:rPr>
          <w:lang w:val="it-IT"/>
        </w:rPr>
        <w:t>Question</w:t>
      </w:r>
      <w:proofErr w:type="spellEnd"/>
      <w:r w:rsidRPr="00680EC8">
        <w:rPr>
          <w:lang w:val="it-IT"/>
        </w:rPr>
        <w:t xml:space="preserve">: </w:t>
      </w:r>
      <w:r w:rsidR="001F1FEA" w:rsidRPr="00680EC8">
        <w:rPr>
          <w:lang w:val="it-IT"/>
        </w:rPr>
        <w:t xml:space="preserve">I </w:t>
      </w:r>
      <w:proofErr w:type="spellStart"/>
      <w:r w:rsidR="001F1FEA" w:rsidRPr="00680EC8">
        <w:rPr>
          <w:lang w:val="it-IT"/>
        </w:rPr>
        <w:t>can’t</w:t>
      </w:r>
      <w:proofErr w:type="spellEnd"/>
      <w:r w:rsidR="001F1FEA" w:rsidRPr="00680EC8">
        <w:rPr>
          <w:lang w:val="it-IT"/>
        </w:rPr>
        <w:t xml:space="preserve"> log in. </w:t>
      </w:r>
      <w:r w:rsidR="001F1FEA" w:rsidRPr="001F1FEA">
        <w:t>What’s wrong</w:t>
      </w:r>
      <w:r w:rsidR="001F1FEA">
        <w:t>?</w:t>
      </w:r>
      <w:bookmarkEnd w:id="490"/>
      <w:bookmarkEnd w:id="491"/>
    </w:p>
    <w:p w14:paraId="0A0C924C" w14:textId="43CF4267" w:rsidR="001F1FEA" w:rsidRPr="001F1FEA" w:rsidRDefault="001F1FEA" w:rsidP="001F1FEA">
      <w:del w:id="492" w:author="Komarek, Simon Michael" w:date="2021-10-19T10:37:00Z">
        <w:r w:rsidDel="007A1459">
          <w:delText xml:space="preserve">Please make sure to use the exact e-mail address </w:delText>
        </w:r>
        <w:commentRangeStart w:id="493"/>
        <w:commentRangeStart w:id="494"/>
        <w:commentRangeStart w:id="495"/>
        <w:r w:rsidDel="007A1459">
          <w:delText>you registered with</w:delText>
        </w:r>
        <w:commentRangeEnd w:id="493"/>
        <w:r w:rsidR="00F41FD5" w:rsidDel="007A1459">
          <w:rPr>
            <w:rStyle w:val="CommentReference"/>
            <w:rFonts w:ascii="Tele-GroteskNor" w:hAnsi="Tele-GroteskNor"/>
          </w:rPr>
          <w:commentReference w:id="493"/>
        </w:r>
        <w:commentRangeEnd w:id="494"/>
        <w:r w:rsidR="008068C9" w:rsidDel="007A1459">
          <w:rPr>
            <w:rStyle w:val="CommentReference"/>
            <w:rFonts w:ascii="Tele-GroteskNor" w:hAnsi="Tele-GroteskNor"/>
          </w:rPr>
          <w:commentReference w:id="494"/>
        </w:r>
        <w:commentRangeEnd w:id="495"/>
        <w:r w:rsidR="00EF624D" w:rsidDel="007A1459">
          <w:rPr>
            <w:rStyle w:val="CommentReference"/>
            <w:rFonts w:ascii="Tele-GroteskNor" w:hAnsi="Tele-GroteskNor"/>
          </w:rPr>
          <w:commentReference w:id="495"/>
        </w:r>
        <w:r w:rsidDel="007A1459">
          <w:delText xml:space="preserve">. The </w:delText>
        </w:r>
        <w:commentRangeStart w:id="496"/>
        <w:commentRangeStart w:id="497"/>
        <w:r w:rsidDel="007A1459">
          <w:delText>log</w:delText>
        </w:r>
        <w:r w:rsidR="00204D68" w:rsidDel="007A1459">
          <w:delText>-</w:delText>
        </w:r>
        <w:r w:rsidDel="007A1459">
          <w:delText>in</w:delText>
        </w:r>
        <w:commentRangeEnd w:id="496"/>
        <w:r w:rsidR="00F41FD5" w:rsidDel="007A1459">
          <w:rPr>
            <w:rStyle w:val="CommentReference"/>
            <w:rFonts w:ascii="Tele-GroteskNor" w:hAnsi="Tele-GroteskNor"/>
          </w:rPr>
          <w:commentReference w:id="496"/>
        </w:r>
        <w:commentRangeEnd w:id="497"/>
        <w:r w:rsidR="00EF624D" w:rsidDel="007A1459">
          <w:rPr>
            <w:rStyle w:val="CommentReference"/>
            <w:rFonts w:ascii="Tele-GroteskNor" w:hAnsi="Tele-GroteskNor"/>
          </w:rPr>
          <w:commentReference w:id="497"/>
        </w:r>
        <w:r w:rsidDel="007A1459">
          <w:delText xml:space="preserve"> and forget password is </w:delText>
        </w:r>
        <w:commentRangeStart w:id="498"/>
        <w:commentRangeStart w:id="499"/>
        <w:r w:rsidDel="007A1459">
          <w:delText>case</w:delText>
        </w:r>
        <w:r w:rsidR="00204D68" w:rsidDel="007A1459">
          <w:delText>-</w:delText>
        </w:r>
        <w:r w:rsidDel="007A1459">
          <w:delText>sensitive</w:delText>
        </w:r>
        <w:commentRangeEnd w:id="498"/>
        <w:r w:rsidR="00F41FD5" w:rsidDel="007A1459">
          <w:rPr>
            <w:rStyle w:val="CommentReference"/>
            <w:rFonts w:ascii="Tele-GroteskNor" w:hAnsi="Tele-GroteskNor"/>
          </w:rPr>
          <w:commentReference w:id="498"/>
        </w:r>
        <w:commentRangeEnd w:id="499"/>
        <w:r w:rsidR="008068C9" w:rsidDel="007A1459">
          <w:rPr>
            <w:rStyle w:val="CommentReference"/>
            <w:rFonts w:ascii="Tele-GroteskNor" w:hAnsi="Tele-GroteskNor"/>
          </w:rPr>
          <w:commentReference w:id="499"/>
        </w:r>
        <w:r w:rsidDel="007A1459">
          <w:delText>.</w:delText>
        </w:r>
      </w:del>
      <w:ins w:id="500" w:author="Komarek, Simon Michael" w:date="2021-10-19T10:37:00Z">
        <w:r w:rsidR="007A1459">
          <w:t>You can use both E-Mail and Username to login, but</w:t>
        </w:r>
      </w:ins>
      <w:ins w:id="501" w:author="Komarek, Simon Michael" w:date="2021-10-19T10:38:00Z">
        <w:r w:rsidR="007A1459">
          <w:t xml:space="preserve"> be aware that both the</w:t>
        </w:r>
      </w:ins>
      <w:ins w:id="502" w:author="Komarek, Simon Michael" w:date="2021-10-19T10:37:00Z">
        <w:r w:rsidR="007A1459">
          <w:t xml:space="preserve"> </w:t>
        </w:r>
        <w:commentRangeStart w:id="503"/>
        <w:commentRangeStart w:id="504"/>
        <w:commentRangeStart w:id="505"/>
        <w:r w:rsidR="007A1459">
          <w:t>log-in</w:t>
        </w:r>
        <w:commentRangeEnd w:id="503"/>
        <w:r w:rsidR="007A1459">
          <w:rPr>
            <w:rStyle w:val="CommentReference"/>
            <w:rFonts w:ascii="Tele-GroteskNor" w:hAnsi="Tele-GroteskNor"/>
          </w:rPr>
          <w:commentReference w:id="503"/>
        </w:r>
        <w:commentRangeEnd w:id="504"/>
        <w:r w:rsidR="007A1459">
          <w:rPr>
            <w:rStyle w:val="CommentReference"/>
            <w:rFonts w:ascii="Tele-GroteskNor" w:hAnsi="Tele-GroteskNor"/>
          </w:rPr>
          <w:commentReference w:id="504"/>
        </w:r>
      </w:ins>
      <w:commentRangeEnd w:id="505"/>
      <w:ins w:id="506" w:author="Komarek, Simon Michael" w:date="2021-10-19T10:39:00Z">
        <w:r w:rsidR="007A1459">
          <w:rPr>
            <w:rStyle w:val="CommentReference"/>
            <w:rFonts w:ascii="Tele-GroteskNor" w:hAnsi="Tele-GroteskNor"/>
          </w:rPr>
          <w:commentReference w:id="505"/>
        </w:r>
      </w:ins>
      <w:ins w:id="507" w:author="Komarek, Simon Michael" w:date="2021-10-19T10:37:00Z">
        <w:r w:rsidR="007A1459">
          <w:t xml:space="preserve"> and forget password</w:t>
        </w:r>
      </w:ins>
      <w:ins w:id="508" w:author="Komarek, Simon Michael" w:date="2021-10-19T10:38:00Z">
        <w:r w:rsidR="007A1459">
          <w:t xml:space="preserve"> fields are</w:t>
        </w:r>
      </w:ins>
      <w:ins w:id="509" w:author="Komarek, Simon Michael" w:date="2021-10-19T10:37:00Z">
        <w:r w:rsidR="007A1459">
          <w:t xml:space="preserve"> case-sensitive.</w:t>
        </w:r>
      </w:ins>
      <w:r>
        <w:t xml:space="preserve"> This means if your </w:t>
      </w:r>
      <w:ins w:id="510" w:author="Komarek, Simon Michael" w:date="2021-10-19T10:38:00Z">
        <w:r w:rsidR="007A1459">
          <w:t xml:space="preserve">E-Mail </w:t>
        </w:r>
      </w:ins>
      <w:r>
        <w:t xml:space="preserve">address is for example </w:t>
      </w:r>
      <w:ins w:id="511" w:author="Komarek, Simon Michael" w:date="2021-10-19T10:38:00Z">
        <w:r w:rsidR="007A1459">
          <w:t xml:space="preserve">configured as </w:t>
        </w:r>
        <w:r w:rsidR="007A1459">
          <w:fldChar w:fldCharType="begin"/>
        </w:r>
        <w:r w:rsidR="007A1459">
          <w:instrText xml:space="preserve"> HYPERLINK "mailto:</w:instrText>
        </w:r>
      </w:ins>
      <w:r w:rsidR="007A1459" w:rsidRPr="007A1459">
        <w:rPr>
          <w:rPrChange w:id="512" w:author="Komarek, Simon Michael" w:date="2021-10-19T10:38:00Z">
            <w:rPr>
              <w:rStyle w:val="Hyperlink"/>
            </w:rPr>
          </w:rPrChange>
        </w:rPr>
        <w:instrText>Test@provider.com</w:instrText>
      </w:r>
      <w:ins w:id="513" w:author="Komarek, Simon Michael" w:date="2021-10-19T10:38:00Z">
        <w:r w:rsidR="007A1459">
          <w:instrText xml:space="preserve">" </w:instrText>
        </w:r>
        <w:r w:rsidR="007A1459">
          <w:fldChar w:fldCharType="separate"/>
        </w:r>
      </w:ins>
      <w:r w:rsidR="007A1459" w:rsidRPr="00521B19">
        <w:rPr>
          <w:rStyle w:val="Hyperlink"/>
        </w:rPr>
        <w:t>Test@provider.com</w:t>
      </w:r>
      <w:ins w:id="514" w:author="Komarek, Simon Michael" w:date="2021-10-19T10:38:00Z">
        <w:r w:rsidR="007A1459">
          <w:fldChar w:fldCharType="end"/>
        </w:r>
      </w:ins>
      <w:r>
        <w:t xml:space="preserve">, you also need to log in </w:t>
      </w:r>
      <w:r w:rsidR="00204D68">
        <w:t xml:space="preserve">to </w:t>
      </w:r>
      <w:hyperlink r:id="rId51" w:history="1">
        <w:r w:rsidR="00555292">
          <w:rPr>
            <w:rStyle w:val="Hyperlink"/>
          </w:rPr>
          <w:t>Test@provider.com</w:t>
        </w:r>
      </w:hyperlink>
      <w:r>
        <w:t xml:space="preserve">. </w:t>
      </w:r>
      <w:hyperlink r:id="rId52" w:history="1">
        <w:r w:rsidRPr="00CF3559">
          <w:rPr>
            <w:rStyle w:val="Hyperlink"/>
          </w:rPr>
          <w:t>test@provider.com</w:t>
        </w:r>
      </w:hyperlink>
      <w:r>
        <w:t xml:space="preserve"> will not be recognized.</w:t>
      </w:r>
      <w:r w:rsidR="00680EC8">
        <w:t xml:space="preserve"> If you forgot your password, please use the link in </w:t>
      </w:r>
      <w:ins w:id="515" w:author="Komarek, Simon Michael" w:date="2021-10-12T11:05:00Z">
        <w:r w:rsidR="008068C9">
          <w:fldChar w:fldCharType="begin"/>
        </w:r>
        <w:r w:rsidR="008068C9">
          <w:instrText xml:space="preserve"> HYPERLINK  \l "_Question:_Where_do" </w:instrText>
        </w:r>
        <w:r w:rsidR="008068C9">
          <w:fldChar w:fldCharType="separate"/>
        </w:r>
        <w:r w:rsidR="00680EC8" w:rsidRPr="008068C9">
          <w:rPr>
            <w:rStyle w:val="Hyperlink"/>
          </w:rPr>
          <w:t xml:space="preserve">chapter </w:t>
        </w:r>
        <w:del w:id="516" w:author="Komarek, Simon Michael" w:date="2021-10-12T11:05:00Z">
          <w:r w:rsidR="00680EC8" w:rsidRPr="008068C9" w:rsidDel="008068C9">
            <w:rPr>
              <w:rStyle w:val="Hyperlink"/>
            </w:rPr>
            <w:delText>4</w:delText>
          </w:r>
        </w:del>
        <w:r w:rsidR="008068C9" w:rsidRPr="008068C9">
          <w:rPr>
            <w:rStyle w:val="Hyperlink"/>
          </w:rPr>
          <w:t>5</w:t>
        </w:r>
        <w:r w:rsidR="00680EC8" w:rsidRPr="008068C9">
          <w:rPr>
            <w:rStyle w:val="Hyperlink"/>
          </w:rPr>
          <w:t>.6</w:t>
        </w:r>
        <w:r w:rsidR="008068C9">
          <w:fldChar w:fldCharType="end"/>
        </w:r>
      </w:ins>
      <w:r w:rsidR="00680EC8">
        <w:t>.</w:t>
      </w:r>
      <w:ins w:id="517" w:author="Komarek, Simon Michael" w:date="2021-10-19T10:39:00Z">
        <w:r w:rsidR="007A1459">
          <w:t xml:space="preserve"> You can also change your E-Mail address to all minor case within the preferences.</w:t>
        </w:r>
      </w:ins>
    </w:p>
    <w:p w14:paraId="698A6151" w14:textId="1FB87353" w:rsidR="0003153C" w:rsidRDefault="0003153C" w:rsidP="0003153C">
      <w:pPr>
        <w:pStyle w:val="Heading2"/>
      </w:pPr>
      <w:bookmarkStart w:id="518" w:name="_Toc31964938"/>
      <w:bookmarkStart w:id="519" w:name="_Toc124349996"/>
      <w:r w:rsidRPr="0003153C">
        <w:lastRenderedPageBreak/>
        <w:t>Question: I see users wh</w:t>
      </w:r>
      <w:r w:rsidR="00204D68">
        <w:t>o</w:t>
      </w:r>
      <w:r w:rsidRPr="0003153C">
        <w:t xml:space="preserve"> are not added by me in the Grafana User</w:t>
      </w:r>
      <w:r w:rsidR="00204D68">
        <w:t xml:space="preserve"> </w:t>
      </w:r>
      <w:r w:rsidRPr="0003153C">
        <w:t>management. Why?</w:t>
      </w:r>
      <w:bookmarkEnd w:id="518"/>
      <w:bookmarkEnd w:id="519"/>
    </w:p>
    <w:p w14:paraId="6964B03B" w14:textId="360B5CB1" w:rsidR="0003153C" w:rsidRDefault="005D68F0" w:rsidP="0003153C">
      <w:r>
        <w:t>There are 4 default users which are used by operations or dashboard squad itself to establish hotfixes or to help with customer issues.</w:t>
      </w:r>
    </w:p>
    <w:p w14:paraId="6CEFD235" w14:textId="51EFF278" w:rsidR="005D68F0" w:rsidRDefault="005D68F0" w:rsidP="00F22D03">
      <w:pPr>
        <w:pStyle w:val="ListParagraph"/>
        <w:numPr>
          <w:ilvl w:val="0"/>
          <w:numId w:val="23"/>
        </w:numPr>
      </w:pPr>
      <w:r>
        <w:t>Admin</w:t>
      </w:r>
    </w:p>
    <w:p w14:paraId="54D50494" w14:textId="39B81684" w:rsidR="005D68F0" w:rsidRDefault="005D68F0" w:rsidP="00F22D03">
      <w:pPr>
        <w:pStyle w:val="ListParagraph"/>
        <w:numPr>
          <w:ilvl w:val="0"/>
          <w:numId w:val="23"/>
        </w:numPr>
      </w:pPr>
      <w:proofErr w:type="spellStart"/>
      <w:r>
        <w:t>Provisioning</w:t>
      </w:r>
      <w:proofErr w:type="spellEnd"/>
    </w:p>
    <w:p w14:paraId="102CC8F1" w14:textId="16A97AFE" w:rsidR="005D68F0" w:rsidRDefault="005D68F0" w:rsidP="00F22D03">
      <w:pPr>
        <w:pStyle w:val="ListParagraph"/>
        <w:numPr>
          <w:ilvl w:val="0"/>
          <w:numId w:val="23"/>
        </w:numPr>
      </w:pPr>
      <w:r>
        <w:t xml:space="preserve">Account </w:t>
      </w:r>
      <w:proofErr w:type="spellStart"/>
      <w:r>
        <w:t>for</w:t>
      </w:r>
      <w:proofErr w:type="spellEnd"/>
      <w:r>
        <w:t xml:space="preserve"> Payer Dashboard</w:t>
      </w:r>
    </w:p>
    <w:p w14:paraId="7EE015F8" w14:textId="1CB8FAE8" w:rsidR="005D68F0" w:rsidRDefault="005D68F0" w:rsidP="00F22D03">
      <w:pPr>
        <w:pStyle w:val="ListParagraph"/>
        <w:numPr>
          <w:ilvl w:val="0"/>
          <w:numId w:val="23"/>
        </w:numPr>
      </w:pPr>
      <w:r>
        <w:t xml:space="preserve">Account </w:t>
      </w:r>
      <w:proofErr w:type="spellStart"/>
      <w:r>
        <w:t>for</w:t>
      </w:r>
      <w:proofErr w:type="spellEnd"/>
      <w:r>
        <w:t xml:space="preserve"> </w:t>
      </w:r>
      <w:proofErr w:type="spellStart"/>
      <w:r>
        <w:t>Tenant</w:t>
      </w:r>
      <w:proofErr w:type="spellEnd"/>
      <w:r>
        <w:t xml:space="preserve"> Dashboard</w:t>
      </w:r>
    </w:p>
    <w:p w14:paraId="7F7E6361" w14:textId="1296389E" w:rsidR="00E1768B" w:rsidRDefault="00E1768B" w:rsidP="00FC0B48">
      <w:pPr>
        <w:pStyle w:val="Heading2"/>
      </w:pPr>
      <w:bookmarkStart w:id="520" w:name="_Toc31964939"/>
      <w:bookmarkStart w:id="521" w:name="_Toc124349997"/>
      <w:r w:rsidRPr="00B767E8">
        <w:t>Question</w:t>
      </w:r>
      <w:r>
        <w:t>: I see “Average” and “Total” in almost e</w:t>
      </w:r>
      <w:r w:rsidR="00204D68">
        <w:t>very</w:t>
      </w:r>
      <w:r>
        <w:t xml:space="preserve"> panel. How is this calculated?</w:t>
      </w:r>
      <w:bookmarkEnd w:id="520"/>
      <w:bookmarkEnd w:id="521"/>
    </w:p>
    <w:p w14:paraId="01F713D2" w14:textId="258D6AF0" w:rsidR="003F051F" w:rsidRDefault="00FC1F3C" w:rsidP="00E1768B">
      <w:pPr>
        <w:rPr>
          <w:rStyle w:val="Hyperlink"/>
        </w:rPr>
      </w:pPr>
      <w:r>
        <w:t xml:space="preserve">The average and total </w:t>
      </w:r>
      <w:r w:rsidR="00204D68">
        <w:t>are</w:t>
      </w:r>
      <w:r>
        <w:t xml:space="preserve"> calculated on the exact </w:t>
      </w:r>
      <w:proofErr w:type="gramStart"/>
      <w:r>
        <w:t>amount</w:t>
      </w:r>
      <w:proofErr w:type="gramEnd"/>
      <w:r>
        <w:t xml:space="preserve"> of datasets in the selected timespan. More information </w:t>
      </w:r>
      <w:r w:rsidR="002D3686">
        <w:t xml:space="preserve">here: </w:t>
      </w:r>
      <w:hyperlink r:id="rId53" w:history="1">
        <w:r w:rsidR="0048629B">
          <w:rPr>
            <w:rStyle w:val="Hyperlink"/>
          </w:rPr>
          <w:t>https://grafana.com/docs/features/panels/graph/</w:t>
        </w:r>
      </w:hyperlink>
    </w:p>
    <w:p w14:paraId="316CA54F" w14:textId="33340F90" w:rsidR="00B767E8" w:rsidRDefault="00B767E8" w:rsidP="00B767E8">
      <w:pPr>
        <w:pStyle w:val="Heading2"/>
      </w:pPr>
      <w:bookmarkStart w:id="522" w:name="_Toc31964940"/>
      <w:bookmarkStart w:id="523" w:name="_Toc124349998"/>
      <w:r>
        <w:t xml:space="preserve">Question: </w:t>
      </w:r>
      <w:r w:rsidRPr="00B767E8">
        <w:t xml:space="preserve">I can see some products with </w:t>
      </w:r>
      <w:r w:rsidR="00204D68">
        <w:t xml:space="preserve">a </w:t>
      </w:r>
      <w:r w:rsidRPr="00B767E8">
        <w:t>cost of 0€</w:t>
      </w:r>
      <w:r>
        <w:t xml:space="preserve"> </w:t>
      </w:r>
      <w:r w:rsidRPr="00B767E8">
        <w:t>and some with 0.00€. What</w:t>
      </w:r>
      <w:r w:rsidR="00204D68">
        <w:t>'</w:t>
      </w:r>
      <w:r w:rsidRPr="00B767E8">
        <w:t>s the difference?</w:t>
      </w:r>
      <w:bookmarkEnd w:id="522"/>
      <w:bookmarkEnd w:id="523"/>
    </w:p>
    <w:p w14:paraId="5F92B6AF" w14:textId="4816D8CD" w:rsidR="00234107" w:rsidRDefault="00234107" w:rsidP="00234107">
      <w:r>
        <w:t xml:space="preserve">Products </w:t>
      </w:r>
      <w:r w:rsidR="00204D68">
        <w:t>that</w:t>
      </w:r>
      <w:r>
        <w:t xml:space="preserve"> have been </w:t>
      </w:r>
      <w:r w:rsidR="001370E1">
        <w:t>used but</w:t>
      </w:r>
      <w:r>
        <w:t xml:space="preserve"> are still in the free budget will be displayed as 0€. 0.00€ will be displayed if there are </w:t>
      </w:r>
      <w:r w:rsidR="00D7093B">
        <w:t xml:space="preserve">costs smaller than 1 cent. Technically those are still costs </w:t>
      </w:r>
      <w:r w:rsidR="00204D68">
        <w:t>that</w:t>
      </w:r>
      <w:r w:rsidR="00D7093B">
        <w:t xml:space="preserve"> will be invoiced, therefor</w:t>
      </w:r>
      <w:r w:rsidR="001370E1">
        <w:t>e</w:t>
      </w:r>
      <w:r w:rsidR="00D7093B">
        <w:t xml:space="preserve"> they are displayed in Enterprise Dashboard.</w:t>
      </w:r>
      <w:r w:rsidR="00F14395">
        <w:t xml:space="preserve"> You can hide </w:t>
      </w:r>
      <w:r w:rsidR="00300F5B">
        <w:t>these products by ticking “hide series” options in the legend options of each panel.</w:t>
      </w:r>
      <w:ins w:id="524" w:author="Komarek, Simon Michael" w:date="2021-10-12T11:08:00Z">
        <w:r w:rsidR="00DF35FA">
          <w:t xml:space="preserve"> Please note that editing a dashboard or panel is only available for Editor or Admin Users.</w:t>
        </w:r>
      </w:ins>
    </w:p>
    <w:p w14:paraId="41E5C549" w14:textId="26CE6ACC" w:rsidR="00300F5B" w:rsidRDefault="00300F5B" w:rsidP="00234107"/>
    <w:p w14:paraId="57E3CF74" w14:textId="3B915CEC" w:rsidR="00300F5B" w:rsidRDefault="00300F5B" w:rsidP="00234107">
      <w:r>
        <w:rPr>
          <w:noProof/>
          <w:lang w:val="hu-HU" w:eastAsia="hu-HU"/>
        </w:rPr>
        <w:drawing>
          <wp:inline distT="0" distB="0" distL="0" distR="0" wp14:anchorId="69BB6ABB" wp14:editId="4762AF64">
            <wp:extent cx="5353050" cy="1981979"/>
            <wp:effectExtent l="133350" t="114300" r="152400" b="1708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5732" r="60518"/>
                    <a:stretch/>
                  </pic:blipFill>
                  <pic:spPr bwMode="auto">
                    <a:xfrm>
                      <a:off x="0" y="0"/>
                      <a:ext cx="5369294" cy="19879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2A69C3B" w14:textId="5CC45CBF" w:rsidR="005943D6" w:rsidRDefault="005943D6" w:rsidP="00234107"/>
    <w:p w14:paraId="7426F901" w14:textId="051B55A5" w:rsidR="005943D6" w:rsidRDefault="005943D6" w:rsidP="005943D6">
      <w:pPr>
        <w:pStyle w:val="Heading2"/>
      </w:pPr>
      <w:bookmarkStart w:id="525" w:name="_Toc124349999"/>
      <w:r>
        <w:t xml:space="preserve">Question: How do you handle </w:t>
      </w:r>
      <w:r w:rsidRPr="005943D6">
        <w:t>S/W time changeove</w:t>
      </w:r>
      <w:r>
        <w:t>r?</w:t>
      </w:r>
      <w:bookmarkEnd w:id="525"/>
    </w:p>
    <w:p w14:paraId="04B15730" w14:textId="3BAE83C2" w:rsidR="005943D6" w:rsidRDefault="005943D6" w:rsidP="00234107">
      <w:pPr>
        <w:rPr>
          <w:ins w:id="526" w:author="Komarek, Simon Michael" w:date="2021-10-19T10:45:00Z"/>
        </w:rPr>
      </w:pPr>
      <w:commentRangeStart w:id="527"/>
      <w:commentRangeStart w:id="528"/>
      <w:commentRangeStart w:id="529"/>
      <w:r>
        <w:t xml:space="preserve">Within Enterprise Dashboard a changeover between summer and winter time is visible on the specific dates by </w:t>
      </w:r>
      <w:r w:rsidR="009C2266">
        <w:t>observing the quantity field</w:t>
      </w:r>
      <w:r>
        <w:t>. For example</w:t>
      </w:r>
      <w:r w:rsidR="00204D68">
        <w:t>,</w:t>
      </w:r>
      <w:r>
        <w:t xml:space="preserve"> a machine </w:t>
      </w:r>
      <w:r w:rsidR="00204D68">
        <w:t>that</w:t>
      </w:r>
      <w:r>
        <w:t xml:space="preserve"> is never stopped will have a runtime of 23 hours on the 2</w:t>
      </w:r>
      <w:del w:id="530" w:author="Komarek, Simon Michael" w:date="2021-10-19T10:46:00Z">
        <w:r w:rsidDel="00962F41">
          <w:delText>9</w:delText>
        </w:r>
      </w:del>
      <w:ins w:id="531" w:author="Komarek, Simon Michael" w:date="2021-10-19T10:46:00Z">
        <w:r w:rsidR="00962F41">
          <w:t>8</w:t>
        </w:r>
      </w:ins>
      <w:r w:rsidRPr="005943D6">
        <w:rPr>
          <w:vertAlign w:val="superscript"/>
        </w:rPr>
        <w:t>th</w:t>
      </w:r>
      <w:r>
        <w:t xml:space="preserve"> of March 202</w:t>
      </w:r>
      <w:ins w:id="532" w:author="Komarek, Simon Michael" w:date="2021-10-19T10:46:00Z">
        <w:r w:rsidR="00962F41">
          <w:t>1</w:t>
        </w:r>
      </w:ins>
      <w:del w:id="533" w:author="Komarek, Simon Michael" w:date="2021-10-19T10:46:00Z">
        <w:r w:rsidDel="00962F41">
          <w:delText>0</w:delText>
        </w:r>
      </w:del>
      <w:r>
        <w:t xml:space="preserve"> and 25 hours on the 27</w:t>
      </w:r>
      <w:r w:rsidRPr="005943D6">
        <w:rPr>
          <w:vertAlign w:val="superscript"/>
        </w:rPr>
        <w:t>th</w:t>
      </w:r>
      <w:r>
        <w:t xml:space="preserve"> of October 2019.</w:t>
      </w:r>
      <w:commentRangeEnd w:id="527"/>
      <w:r w:rsidR="001370E1">
        <w:rPr>
          <w:rStyle w:val="CommentReference"/>
          <w:rFonts w:ascii="Tele-GroteskNor" w:hAnsi="Tele-GroteskNor"/>
        </w:rPr>
        <w:commentReference w:id="527"/>
      </w:r>
      <w:commentRangeEnd w:id="528"/>
      <w:r w:rsidR="00EF624D">
        <w:rPr>
          <w:rStyle w:val="CommentReference"/>
          <w:rFonts w:ascii="Tele-GroteskNor" w:hAnsi="Tele-GroteskNor"/>
        </w:rPr>
        <w:commentReference w:id="528"/>
      </w:r>
      <w:commentRangeEnd w:id="529"/>
      <w:r w:rsidR="00591075">
        <w:rPr>
          <w:rStyle w:val="CommentReference"/>
          <w:rFonts w:ascii="Tele-GroteskNor" w:hAnsi="Tele-GroteskNor"/>
        </w:rPr>
        <w:commentReference w:id="529"/>
      </w:r>
    </w:p>
    <w:p w14:paraId="6F850DA5" w14:textId="5E6964FB" w:rsidR="00962F41" w:rsidRDefault="00962F41" w:rsidP="00234107">
      <w:pPr>
        <w:rPr>
          <w:ins w:id="534" w:author="Komarek, Simon Michael" w:date="2021-10-19T10:45:00Z"/>
        </w:rPr>
      </w:pPr>
    </w:p>
    <w:p w14:paraId="2C69E062" w14:textId="485E47B0" w:rsidR="00962F41" w:rsidRDefault="00962F41" w:rsidP="00234107">
      <w:pPr>
        <w:rPr>
          <w:ins w:id="535" w:author="Komarek, Simon Michael" w:date="2021-10-19T10:50:00Z"/>
        </w:rPr>
      </w:pPr>
      <w:ins w:id="536" w:author="Komarek, Simon Michael" w:date="2021-10-19T10:46:00Z">
        <w:r>
          <w:t xml:space="preserve">Below you will find the runtime of a unique machine, which was running 24/7. You can clearly see the </w:t>
        </w:r>
      </w:ins>
      <w:ins w:id="537" w:author="Komarek, Simon Michael" w:date="2021-10-19T10:47:00Z">
        <w:r>
          <w:t xml:space="preserve">drop on </w:t>
        </w:r>
      </w:ins>
      <w:ins w:id="538" w:author="Komarek, Simon Michael" w:date="2021-10-19T10:50:00Z">
        <w:r w:rsidR="00591075">
          <w:t>a S/W time changeove</w:t>
        </w:r>
      </w:ins>
      <w:ins w:id="539" w:author="Komarek, Simon Michael" w:date="2021-10-19T10:51:00Z">
        <w:r w:rsidR="00591075">
          <w:t>r.</w:t>
        </w:r>
      </w:ins>
    </w:p>
    <w:p w14:paraId="7706B715" w14:textId="57AAA148" w:rsidR="00962F41" w:rsidRDefault="00962F41" w:rsidP="00234107">
      <w:pPr>
        <w:rPr>
          <w:ins w:id="540" w:author="Komarek, Simon Michael" w:date="2021-10-19T10:50:00Z"/>
        </w:rPr>
      </w:pPr>
    </w:p>
    <w:p w14:paraId="47FA1C59" w14:textId="14B992F1" w:rsidR="00962F41" w:rsidRDefault="00962F41" w:rsidP="00234107">
      <w:pPr>
        <w:rPr>
          <w:ins w:id="541" w:author="Komarek, Simon Michael" w:date="2021-10-19T10:45:00Z"/>
        </w:rPr>
      </w:pPr>
      <w:ins w:id="542" w:author="Komarek, Simon Michael" w:date="2021-10-19T10:50:00Z">
        <w:r>
          <w:rPr>
            <w:noProof/>
          </w:rPr>
          <w:lastRenderedPageBreak/>
          <w:drawing>
            <wp:inline distT="0" distB="0" distL="0" distR="0" wp14:anchorId="2E46E0DF" wp14:editId="24FBB7FF">
              <wp:extent cx="6055360" cy="1786890"/>
              <wp:effectExtent l="0" t="0" r="254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5360" cy="1786890"/>
                      </a:xfrm>
                      <a:prstGeom prst="rect">
                        <a:avLst/>
                      </a:prstGeom>
                    </pic:spPr>
                  </pic:pic>
                </a:graphicData>
              </a:graphic>
            </wp:inline>
          </w:drawing>
        </w:r>
      </w:ins>
    </w:p>
    <w:p w14:paraId="0C53DCB6" w14:textId="1AF46240" w:rsidR="00962F41" w:rsidRDefault="00962F41" w:rsidP="00234107">
      <w:pPr>
        <w:rPr>
          <w:ins w:id="543" w:author="Komarek, Simon Michael" w:date="2021-10-19T10:45:00Z"/>
        </w:rPr>
      </w:pPr>
      <w:ins w:id="544" w:author="Komarek, Simon Michael" w:date="2021-10-19T10:45:00Z">
        <w:r>
          <w:rPr>
            <w:noProof/>
          </w:rPr>
          <w:drawing>
            <wp:inline distT="0" distB="0" distL="0" distR="0" wp14:anchorId="5C8F2735" wp14:editId="04F18EFF">
              <wp:extent cx="6055360" cy="177863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5360" cy="1778635"/>
                      </a:xfrm>
                      <a:prstGeom prst="rect">
                        <a:avLst/>
                      </a:prstGeom>
                    </pic:spPr>
                  </pic:pic>
                </a:graphicData>
              </a:graphic>
            </wp:inline>
          </w:drawing>
        </w:r>
      </w:ins>
    </w:p>
    <w:p w14:paraId="325246A9" w14:textId="39375C70" w:rsidR="00962F41" w:rsidRDefault="00962F41" w:rsidP="00234107">
      <w:pPr>
        <w:rPr>
          <w:ins w:id="545" w:author="Komarek, Simon Michael" w:date="2021-10-19T10:45:00Z"/>
        </w:rPr>
      </w:pPr>
    </w:p>
    <w:p w14:paraId="1BE1F919" w14:textId="77777777" w:rsidR="00962F41" w:rsidRDefault="00962F41" w:rsidP="00234107"/>
    <w:p w14:paraId="485E325C" w14:textId="1297A54E" w:rsidR="003F1D15" w:rsidRDefault="003F1D15" w:rsidP="00234107"/>
    <w:p w14:paraId="5EAD514A" w14:textId="4FDD19E5" w:rsidR="003F1D15" w:rsidRDefault="003F1D15" w:rsidP="003F1D15">
      <w:pPr>
        <w:pStyle w:val="Heading2"/>
      </w:pPr>
      <w:bookmarkStart w:id="546" w:name="_Toc124350000"/>
      <w:r>
        <w:t>Question: Which version of Enterprise Dashboard do I have?</w:t>
      </w:r>
      <w:bookmarkEnd w:id="546"/>
    </w:p>
    <w:p w14:paraId="7037548F" w14:textId="51C4F0C5" w:rsidR="003F1D15" w:rsidRPr="003F1D15" w:rsidRDefault="003F1D15" w:rsidP="003F1D15">
      <w:r>
        <w:t xml:space="preserve">Enterprise Dashboard will be listed within your </w:t>
      </w:r>
      <w:proofErr w:type="gramStart"/>
      <w:r>
        <w:t>invoice,</w:t>
      </w:r>
      <w:proofErr w:type="gramEnd"/>
      <w:r>
        <w:t xml:space="preserve"> therefor</w:t>
      </w:r>
      <w:ins w:id="547" w:author="Selivanov, Sergei" w:date="2021-10-12T13:16:00Z">
        <w:r w:rsidR="00EF624D">
          <w:t>e</w:t>
        </w:r>
      </w:ins>
      <w:r>
        <w:t xml:space="preserve"> you can see Enterprise Dashboard within your consumption data. Enterprise Dashboard is billed on the first day of a month.</w:t>
      </w:r>
    </w:p>
    <w:p w14:paraId="14451020" w14:textId="36F7A190" w:rsidR="00F04275" w:rsidRPr="00F04275" w:rsidRDefault="00F04275" w:rsidP="00F04275">
      <w:pPr>
        <w:pStyle w:val="Heading1"/>
      </w:pPr>
      <w:bookmarkStart w:id="548" w:name="_Toc31964941"/>
      <w:bookmarkStart w:id="549" w:name="_Toc124350001"/>
      <w:r>
        <w:lastRenderedPageBreak/>
        <w:t>Abbreviations</w:t>
      </w:r>
      <w:bookmarkEnd w:id="548"/>
      <w:bookmarkEnd w:id="549"/>
    </w:p>
    <w:p w14:paraId="0C3B96EF" w14:textId="09E324CE" w:rsidR="002A2095" w:rsidRDefault="00F64D72" w:rsidP="002A2095">
      <w:pPr>
        <w:rPr>
          <w:rStyle w:val="Hyperlink"/>
        </w:rPr>
      </w:pPr>
      <w:r>
        <w:rPr>
          <w:noProof/>
          <w:lang w:val="hu-HU" w:eastAsia="hu-HU"/>
        </w:rPr>
        <mc:AlternateContent>
          <mc:Choice Requires="wps">
            <w:drawing>
              <wp:anchor distT="0" distB="0" distL="114300" distR="114300" simplePos="0" relativeHeight="251678720" behindDoc="0" locked="1" layoutInCell="1" allowOverlap="0" wp14:anchorId="24552038" wp14:editId="70C1D9E9">
                <wp:simplePos x="0" y="0"/>
                <wp:positionH relativeFrom="page">
                  <wp:align>center</wp:align>
                </wp:positionH>
                <wp:positionV relativeFrom="page">
                  <wp:posOffset>8082915</wp:posOffset>
                </wp:positionV>
                <wp:extent cx="6839585" cy="1169670"/>
                <wp:effectExtent l="0" t="0" r="0" b="0"/>
                <wp:wrapNone/>
                <wp:docPr id="2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39585" cy="1169670"/>
                        </a:xfrm>
                        <a:prstGeom prst="rect">
                          <a:avLst/>
                        </a:prstGeom>
                        <a:solidFill>
                          <a:srgbClr val="E20074"/>
                        </a:solidFill>
                        <a:ln>
                          <a:noFill/>
                        </a:ln>
                        <a:extLst>
                          <a:ext uri="{91240B29-F687-4f45-9708-019B960494DF}"/>
                        </a:extLst>
                      </wps:spPr>
                      <wps:txbx>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76"/>
                              <w:gridCol w:w="3377"/>
                              <w:gridCol w:w="3377"/>
                            </w:tblGrid>
                            <w:tr w:rsidR="0021719B" w:rsidRPr="00A52B42" w14:paraId="1D6E7B07" w14:textId="77777777" w:rsidTr="003A7C83">
                              <w:trPr>
                                <w:cnfStyle w:val="100000000000" w:firstRow="1" w:lastRow="0" w:firstColumn="0" w:lastColumn="0" w:oddVBand="0" w:evenVBand="0" w:oddHBand="0" w:evenHBand="0" w:firstRowFirstColumn="0" w:firstRowLastColumn="0" w:lastRowFirstColumn="0" w:lastRowLastColumn="0"/>
                              </w:trPr>
                              <w:tc>
                                <w:tcPr>
                                  <w:tcW w:w="3376" w:type="dxa"/>
                                  <w:tcBorders>
                                    <w:top w:val="none" w:sz="0" w:space="0" w:color="auto"/>
                                  </w:tcBorders>
                                </w:tcPr>
                                <w:p w14:paraId="7D142053" w14:textId="77777777" w:rsidR="0021719B" w:rsidRPr="00A56ADE" w:rsidRDefault="0021719B" w:rsidP="00E36837">
                                  <w:pPr>
                                    <w:spacing w:line="250" w:lineRule="auto"/>
                                    <w:ind w:left="284"/>
                                    <w:rPr>
                                      <w:rFonts w:ascii="Tele-GroteskNor" w:hAnsi="Tele-GroteskNor"/>
                                      <w:color w:val="FFFFFF" w:themeColor="background1"/>
                                      <w:sz w:val="20"/>
                                      <w:szCs w:val="20"/>
                                      <w:lang w:val="de-DE"/>
                                    </w:rPr>
                                  </w:pPr>
                                  <w:r w:rsidRPr="00A56ADE">
                                    <w:rPr>
                                      <w:rFonts w:ascii="TeleGrotesk Headline Ultra" w:hAnsi="TeleGrotesk Headline Ultra"/>
                                      <w:color w:val="FFFFFF" w:themeColor="background1"/>
                                      <w:sz w:val="20"/>
                                      <w:szCs w:val="20"/>
                                      <w:lang w:val="de-DE"/>
                                    </w:rPr>
                                    <w:t>Contact</w:t>
                                  </w:r>
                                  <w:r w:rsidRPr="00A56ADE">
                                    <w:rPr>
                                      <w:color w:val="FFFFFF" w:themeColor="background1"/>
                                      <w:sz w:val="20"/>
                                      <w:szCs w:val="20"/>
                                      <w:lang w:val="de-DE"/>
                                    </w:rPr>
                                    <w:br/>
                                    <w:t>T-Systems International GmbH</w:t>
                                  </w:r>
                                </w:p>
                                <w:p w14:paraId="0829045F" w14:textId="77777777" w:rsidR="0021719B" w:rsidRPr="00152E4F" w:rsidRDefault="0021719B" w:rsidP="00E36837">
                                  <w:pPr>
                                    <w:spacing w:line="250" w:lineRule="auto"/>
                                    <w:ind w:left="284"/>
                                    <w:rPr>
                                      <w:rFonts w:ascii="Tele-GroteskNor" w:hAnsi="Tele-GroteskNor"/>
                                      <w:color w:val="FFFFFF" w:themeColor="background1"/>
                                      <w:sz w:val="20"/>
                                      <w:szCs w:val="20"/>
                                      <w:lang w:val="de-DE"/>
                                    </w:rPr>
                                  </w:pPr>
                                  <w:r w:rsidRPr="00152E4F">
                                    <w:rPr>
                                      <w:rFonts w:ascii="Tele-GroteskNor" w:hAnsi="Tele-GroteskNor"/>
                                      <w:color w:val="FFFFFF" w:themeColor="background1"/>
                                      <w:sz w:val="20"/>
                                      <w:szCs w:val="20"/>
                                      <w:lang w:val="de-DE"/>
                                    </w:rPr>
                                    <w:t>Hahnstraße 43d</w:t>
                                  </w:r>
                                </w:p>
                                <w:p w14:paraId="28995980" w14:textId="77777777" w:rsidR="0021719B" w:rsidRPr="00152E4F" w:rsidRDefault="0021719B" w:rsidP="00E36837">
                                  <w:pPr>
                                    <w:spacing w:line="250" w:lineRule="auto"/>
                                    <w:ind w:left="284"/>
                                    <w:rPr>
                                      <w:rFonts w:ascii="Tele-GroteskNor" w:hAnsi="Tele-GroteskNor"/>
                                      <w:color w:val="FFFFFF" w:themeColor="background1"/>
                                      <w:sz w:val="20"/>
                                      <w:szCs w:val="20"/>
                                      <w:lang w:val="de-DE"/>
                                    </w:rPr>
                                  </w:pPr>
                                  <w:r w:rsidRPr="00A56ADE">
                                    <w:rPr>
                                      <w:rFonts w:ascii="Tele-GroteskNor" w:hAnsi="Tele-GroteskNor"/>
                                      <w:color w:val="FFFFFF" w:themeColor="background1"/>
                                      <w:sz w:val="20"/>
                                      <w:szCs w:val="20"/>
                                      <w:lang w:val="de-DE"/>
                                    </w:rPr>
                                    <w:t>60528 Frankfurt am Main</w:t>
                                  </w:r>
                                </w:p>
                              </w:tc>
                              <w:tc>
                                <w:tcPr>
                                  <w:tcW w:w="3377" w:type="dxa"/>
                                  <w:tcBorders>
                                    <w:top w:val="none" w:sz="0" w:space="0" w:color="auto"/>
                                  </w:tcBorders>
                                </w:tcPr>
                                <w:p w14:paraId="1E0B44B1" w14:textId="77777777" w:rsidR="0021719B" w:rsidRPr="00152E4F" w:rsidRDefault="0021719B" w:rsidP="00E36837">
                                  <w:pPr>
                                    <w:spacing w:line="250" w:lineRule="auto"/>
                                    <w:rPr>
                                      <w:rFonts w:ascii="Tele-GroteskNor" w:hAnsi="Tele-GroteskNor"/>
                                      <w:color w:val="FFFFFF" w:themeColor="background1"/>
                                      <w:sz w:val="20"/>
                                      <w:szCs w:val="20"/>
                                      <w:lang w:val="de-DE"/>
                                    </w:rPr>
                                  </w:pPr>
                                </w:p>
                                <w:p w14:paraId="3156EED4" w14:textId="24A6C475" w:rsidR="0021719B" w:rsidRDefault="0021719B" w:rsidP="003A7C83">
                                  <w:pPr>
                                    <w:spacing w:line="250" w:lineRule="auto"/>
                                    <w:rPr>
                                      <w:rFonts w:ascii="Tele-GroteskNor" w:hAnsi="Tele-GroteskNor"/>
                                      <w:color w:val="FFFFFF" w:themeColor="background1"/>
                                      <w:sz w:val="20"/>
                                      <w:szCs w:val="20"/>
                                    </w:rPr>
                                  </w:pPr>
                                  <w:r>
                                    <w:rPr>
                                      <w:rFonts w:ascii="Tele-GroteskNor" w:hAnsi="Tele-GroteskNor"/>
                                      <w:color w:val="FFFFFF" w:themeColor="background1"/>
                                      <w:sz w:val="20"/>
                                      <w:szCs w:val="20"/>
                                    </w:rPr>
                                    <w:t xml:space="preserve">Email: </w:t>
                                  </w:r>
                                  <w:r w:rsidRPr="00A111FD">
                                    <w:rPr>
                                      <w:rFonts w:ascii="Tele-GroteskNor" w:hAnsi="Tele-GroteskNor"/>
                                      <w:color w:val="FFFFFF" w:themeColor="background1"/>
                                      <w:sz w:val="20"/>
                                      <w:szCs w:val="20"/>
                                    </w:rPr>
                                    <w:t>cloudhandlingsupport@telekom.de</w:t>
                                  </w:r>
                                </w:p>
                                <w:p w14:paraId="6F14FB27" w14:textId="77777777" w:rsidR="0021719B" w:rsidRPr="00732D28" w:rsidRDefault="0021719B" w:rsidP="00E36837">
                                  <w:pPr>
                                    <w:spacing w:line="250" w:lineRule="auto"/>
                                    <w:rPr>
                                      <w:rFonts w:ascii="Tele-GroteskNor" w:hAnsi="Tele-GroteskNor"/>
                                      <w:color w:val="FFFFFF" w:themeColor="background1"/>
                                      <w:sz w:val="20"/>
                                      <w:szCs w:val="20"/>
                                    </w:rPr>
                                  </w:pPr>
                                </w:p>
                                <w:p w14:paraId="12F3F398" w14:textId="77777777" w:rsidR="0021719B" w:rsidRPr="00732D28" w:rsidRDefault="0021719B" w:rsidP="00E36837">
                                  <w:pPr>
                                    <w:spacing w:line="250" w:lineRule="auto"/>
                                    <w:rPr>
                                      <w:rFonts w:ascii="Tele-GroteskNor" w:hAnsi="Tele-GroteskNor"/>
                                      <w:color w:val="FFFFFF" w:themeColor="background1"/>
                                      <w:sz w:val="20"/>
                                      <w:szCs w:val="20"/>
                                    </w:rPr>
                                  </w:pPr>
                                </w:p>
                              </w:tc>
                              <w:tc>
                                <w:tcPr>
                                  <w:tcW w:w="3377" w:type="dxa"/>
                                  <w:tcBorders>
                                    <w:top w:val="none" w:sz="0" w:space="0" w:color="auto"/>
                                  </w:tcBorders>
                                </w:tcPr>
                                <w:p w14:paraId="33D4BB67" w14:textId="77777777" w:rsidR="0021719B" w:rsidRDefault="0021719B" w:rsidP="00E36837">
                                  <w:pPr>
                                    <w:spacing w:line="250" w:lineRule="auto"/>
                                    <w:rPr>
                                      <w:rFonts w:ascii="Tele-GroteskNor" w:hAnsi="Tele-GroteskNor"/>
                                      <w:color w:val="FFFFFF" w:themeColor="background1"/>
                                      <w:sz w:val="20"/>
                                      <w:szCs w:val="20"/>
                                    </w:rPr>
                                  </w:pPr>
                                </w:p>
                                <w:p w14:paraId="03262634" w14:textId="77777777" w:rsidR="0021719B" w:rsidRPr="00AB2C73" w:rsidRDefault="0021719B" w:rsidP="00E36837">
                                  <w:pPr>
                                    <w:spacing w:line="250" w:lineRule="auto"/>
                                    <w:rPr>
                                      <w:rFonts w:ascii="Tele-GroteskNor" w:hAnsi="Tele-GroteskNor"/>
                                      <w:color w:val="FFFFFF" w:themeColor="background1"/>
                                      <w:sz w:val="20"/>
                                      <w:szCs w:val="20"/>
                                    </w:rPr>
                                  </w:pPr>
                                  <w:r>
                                    <w:rPr>
                                      <w:rFonts w:ascii="Tele-GroteskNor" w:hAnsi="Tele-GroteskNor"/>
                                      <w:color w:val="FFFFFF" w:themeColor="background1"/>
                                      <w:sz w:val="20"/>
                                      <w:szCs w:val="20"/>
                                    </w:rPr>
                                    <w:t>Internet:</w:t>
                                  </w:r>
                                  <w:r>
                                    <w:rPr>
                                      <w:rFonts w:ascii="Tele-GroteskNor" w:hAnsi="Tele-GroteskNor"/>
                                      <w:color w:val="FFFFFF" w:themeColor="background1"/>
                                      <w:sz w:val="20"/>
                                      <w:szCs w:val="20"/>
                                    </w:rPr>
                                    <w:tab/>
                                    <w:t>www.open-telekom-cloud.com</w:t>
                                  </w:r>
                                </w:p>
                                <w:p w14:paraId="69944CD0" w14:textId="77777777" w:rsidR="0021719B" w:rsidRDefault="0021719B" w:rsidP="00E36837">
                                  <w:pPr>
                                    <w:spacing w:line="250" w:lineRule="auto"/>
                                    <w:rPr>
                                      <w:rFonts w:ascii="Tele-GroteskNor" w:hAnsi="Tele-GroteskNor"/>
                                      <w:color w:val="FFFFFF" w:themeColor="background1"/>
                                      <w:sz w:val="20"/>
                                      <w:szCs w:val="20"/>
                                    </w:rPr>
                                  </w:pPr>
                                  <w:r>
                                    <w:rPr>
                                      <w:rFonts w:ascii="Tele-GroteskNor" w:hAnsi="Tele-GroteskNor"/>
                                      <w:color w:val="FFFFFF" w:themeColor="background1"/>
                                      <w:sz w:val="20"/>
                                      <w:szCs w:val="20"/>
                                    </w:rPr>
                                    <w:tab/>
                                    <w:t xml:space="preserve"> </w:t>
                                  </w:r>
                                </w:p>
                                <w:p w14:paraId="7953C30B" w14:textId="77777777" w:rsidR="0021719B" w:rsidRPr="00AB2C73" w:rsidRDefault="0021719B" w:rsidP="00E36837">
                                  <w:pPr>
                                    <w:spacing w:line="250" w:lineRule="auto"/>
                                    <w:ind w:firstLine="335"/>
                                    <w:rPr>
                                      <w:rFonts w:ascii="Tele-GroteskNor" w:hAnsi="Tele-GroteskNor"/>
                                      <w:color w:val="FFFFFF" w:themeColor="background1"/>
                                      <w:sz w:val="20"/>
                                      <w:szCs w:val="20"/>
                                    </w:rPr>
                                  </w:pPr>
                                </w:p>
                              </w:tc>
                            </w:tr>
                          </w:tbl>
                          <w:p w14:paraId="3272831A" w14:textId="77777777" w:rsidR="0021719B" w:rsidRPr="009A64A0" w:rsidRDefault="0021719B" w:rsidP="00E36837">
                            <w:pPr>
                              <w:rPr>
                                <w:szCs w:val="20"/>
                              </w:rPr>
                            </w:pPr>
                          </w:p>
                        </w:txbxContent>
                      </wps:txbx>
                      <wps:bodyPr rot="0" vert="horz" wrap="square" lIns="0" tIns="10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552038" id="_x0000_t202" coordsize="21600,21600" o:spt="202" path="m,l,21600r21600,l21600,xe">
                <v:stroke joinstyle="miter"/>
                <v:path gradientshapeok="t" o:connecttype="rect"/>
              </v:shapetype>
              <v:shape id="Text Box 30" o:spid="_x0000_s1027" type="#_x0000_t202" style="position:absolute;margin-left:0;margin-top:636.45pt;width:538.55pt;height:92.1pt;z-index:2516787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" o:allowoverlap="f" fillcolor="#e20074" stroked="f">
                <v:textbox inset="0,3mm,0,0">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76"/>
                        <w:gridCol w:w="3377"/>
                        <w:gridCol w:w="3377"/>
                      </w:tblGrid>
                      <w:tr w:rsidR="0021719B" w:rsidRPr="00A52B42" w14:paraId="1D6E7B07" w14:textId="77777777" w:rsidTr="003A7C83">
                        <w:trPr>
                          <w:cnfStyle w:val="100000000000" w:firstRow="1" w:lastRow="0" w:firstColumn="0" w:lastColumn="0" w:oddVBand="0" w:evenVBand="0" w:oddHBand="0" w:evenHBand="0" w:firstRowFirstColumn="0" w:firstRowLastColumn="0" w:lastRowFirstColumn="0" w:lastRowLastColumn="0"/>
                        </w:trPr>
                        <w:tc>
                          <w:tcPr>
                            <w:tcW w:w="3376" w:type="dxa"/>
                            <w:tcBorders>
                              <w:top w:val="none" w:sz="0" w:space="0" w:color="auto"/>
                            </w:tcBorders>
                          </w:tcPr>
                          <w:p w14:paraId="7D142053" w14:textId="77777777" w:rsidR="0021719B" w:rsidRPr="00A56ADE" w:rsidRDefault="0021719B" w:rsidP="00E36837">
                            <w:pPr>
                              <w:spacing w:line="250" w:lineRule="auto"/>
                              <w:ind w:left="284"/>
                              <w:rPr>
                                <w:rFonts w:ascii="Tele-GroteskNor" w:hAnsi="Tele-GroteskNor"/>
                                <w:color w:val="FFFFFF" w:themeColor="background1"/>
                                <w:sz w:val="20"/>
                                <w:szCs w:val="20"/>
                                <w:lang w:val="de-DE"/>
                              </w:rPr>
                            </w:pPr>
                            <w:r w:rsidRPr="00A56ADE">
                              <w:rPr>
                                <w:rFonts w:ascii="TeleGrotesk Headline Ultra" w:hAnsi="TeleGrotesk Headline Ultra"/>
                                <w:color w:val="FFFFFF" w:themeColor="background1"/>
                                <w:sz w:val="20"/>
                                <w:szCs w:val="20"/>
                                <w:lang w:val="de-DE"/>
                              </w:rPr>
                              <w:t>Contact</w:t>
                            </w:r>
                            <w:r w:rsidRPr="00A56ADE">
                              <w:rPr>
                                <w:color w:val="FFFFFF" w:themeColor="background1"/>
                                <w:sz w:val="20"/>
                                <w:szCs w:val="20"/>
                                <w:lang w:val="de-DE"/>
                              </w:rPr>
                              <w:br/>
                              <w:t>T-Systems International GmbH</w:t>
                            </w:r>
                          </w:p>
                          <w:p w14:paraId="0829045F" w14:textId="77777777" w:rsidR="0021719B" w:rsidRPr="00152E4F" w:rsidRDefault="0021719B" w:rsidP="00E36837">
                            <w:pPr>
                              <w:spacing w:line="250" w:lineRule="auto"/>
                              <w:ind w:left="284"/>
                              <w:rPr>
                                <w:rFonts w:ascii="Tele-GroteskNor" w:hAnsi="Tele-GroteskNor"/>
                                <w:color w:val="FFFFFF" w:themeColor="background1"/>
                                <w:sz w:val="20"/>
                                <w:szCs w:val="20"/>
                                <w:lang w:val="de-DE"/>
                              </w:rPr>
                            </w:pPr>
                            <w:r w:rsidRPr="00152E4F">
                              <w:rPr>
                                <w:rFonts w:ascii="Tele-GroteskNor" w:hAnsi="Tele-GroteskNor"/>
                                <w:color w:val="FFFFFF" w:themeColor="background1"/>
                                <w:sz w:val="20"/>
                                <w:szCs w:val="20"/>
                                <w:lang w:val="de-DE"/>
                              </w:rPr>
                              <w:t>Hahnstraße 43d</w:t>
                            </w:r>
                          </w:p>
                          <w:p w14:paraId="28995980" w14:textId="77777777" w:rsidR="0021719B" w:rsidRPr="00152E4F" w:rsidRDefault="0021719B" w:rsidP="00E36837">
                            <w:pPr>
                              <w:spacing w:line="250" w:lineRule="auto"/>
                              <w:ind w:left="284"/>
                              <w:rPr>
                                <w:rFonts w:ascii="Tele-GroteskNor" w:hAnsi="Tele-GroteskNor"/>
                                <w:color w:val="FFFFFF" w:themeColor="background1"/>
                                <w:sz w:val="20"/>
                                <w:szCs w:val="20"/>
                                <w:lang w:val="de-DE"/>
                              </w:rPr>
                            </w:pPr>
                            <w:r w:rsidRPr="00A56ADE">
                              <w:rPr>
                                <w:rFonts w:ascii="Tele-GroteskNor" w:hAnsi="Tele-GroteskNor"/>
                                <w:color w:val="FFFFFF" w:themeColor="background1"/>
                                <w:sz w:val="20"/>
                                <w:szCs w:val="20"/>
                                <w:lang w:val="de-DE"/>
                              </w:rPr>
                              <w:t>60528 Frankfurt am Main</w:t>
                            </w:r>
                          </w:p>
                        </w:tc>
                        <w:tc>
                          <w:tcPr>
                            <w:tcW w:w="3377" w:type="dxa"/>
                            <w:tcBorders>
                              <w:top w:val="none" w:sz="0" w:space="0" w:color="auto"/>
                            </w:tcBorders>
                          </w:tcPr>
                          <w:p w14:paraId="1E0B44B1" w14:textId="77777777" w:rsidR="0021719B" w:rsidRPr="00152E4F" w:rsidRDefault="0021719B" w:rsidP="00E36837">
                            <w:pPr>
                              <w:spacing w:line="250" w:lineRule="auto"/>
                              <w:rPr>
                                <w:rFonts w:ascii="Tele-GroteskNor" w:hAnsi="Tele-GroteskNor"/>
                                <w:color w:val="FFFFFF" w:themeColor="background1"/>
                                <w:sz w:val="20"/>
                                <w:szCs w:val="20"/>
                                <w:lang w:val="de-DE"/>
                              </w:rPr>
                            </w:pPr>
                          </w:p>
                          <w:p w14:paraId="3156EED4" w14:textId="24A6C475" w:rsidR="0021719B" w:rsidRDefault="0021719B" w:rsidP="003A7C83">
                            <w:pPr>
                              <w:spacing w:line="250" w:lineRule="auto"/>
                              <w:rPr>
                                <w:rFonts w:ascii="Tele-GroteskNor" w:hAnsi="Tele-GroteskNor"/>
                                <w:color w:val="FFFFFF" w:themeColor="background1"/>
                                <w:sz w:val="20"/>
                                <w:szCs w:val="20"/>
                              </w:rPr>
                            </w:pPr>
                            <w:r>
                              <w:rPr>
                                <w:rFonts w:ascii="Tele-GroteskNor" w:hAnsi="Tele-GroteskNor"/>
                                <w:color w:val="FFFFFF" w:themeColor="background1"/>
                                <w:sz w:val="20"/>
                                <w:szCs w:val="20"/>
                              </w:rPr>
                              <w:t xml:space="preserve">Email: </w:t>
                            </w:r>
                            <w:r w:rsidRPr="00A111FD">
                              <w:rPr>
                                <w:rFonts w:ascii="Tele-GroteskNor" w:hAnsi="Tele-GroteskNor"/>
                                <w:color w:val="FFFFFF" w:themeColor="background1"/>
                                <w:sz w:val="20"/>
                                <w:szCs w:val="20"/>
                              </w:rPr>
                              <w:t>cloudhandlingsupport@telekom.de</w:t>
                            </w:r>
                          </w:p>
                          <w:p w14:paraId="6F14FB27" w14:textId="77777777" w:rsidR="0021719B" w:rsidRPr="00732D28" w:rsidRDefault="0021719B" w:rsidP="00E36837">
                            <w:pPr>
                              <w:spacing w:line="250" w:lineRule="auto"/>
                              <w:rPr>
                                <w:rFonts w:ascii="Tele-GroteskNor" w:hAnsi="Tele-GroteskNor"/>
                                <w:color w:val="FFFFFF" w:themeColor="background1"/>
                                <w:sz w:val="20"/>
                                <w:szCs w:val="20"/>
                              </w:rPr>
                            </w:pPr>
                          </w:p>
                          <w:p w14:paraId="12F3F398" w14:textId="77777777" w:rsidR="0021719B" w:rsidRPr="00732D28" w:rsidRDefault="0021719B" w:rsidP="00E36837">
                            <w:pPr>
                              <w:spacing w:line="250" w:lineRule="auto"/>
                              <w:rPr>
                                <w:rFonts w:ascii="Tele-GroteskNor" w:hAnsi="Tele-GroteskNor"/>
                                <w:color w:val="FFFFFF" w:themeColor="background1"/>
                                <w:sz w:val="20"/>
                                <w:szCs w:val="20"/>
                              </w:rPr>
                            </w:pPr>
                          </w:p>
                        </w:tc>
                        <w:tc>
                          <w:tcPr>
                            <w:tcW w:w="3377" w:type="dxa"/>
                            <w:tcBorders>
                              <w:top w:val="none" w:sz="0" w:space="0" w:color="auto"/>
                            </w:tcBorders>
                          </w:tcPr>
                          <w:p w14:paraId="33D4BB67" w14:textId="77777777" w:rsidR="0021719B" w:rsidRDefault="0021719B" w:rsidP="00E36837">
                            <w:pPr>
                              <w:spacing w:line="250" w:lineRule="auto"/>
                              <w:rPr>
                                <w:rFonts w:ascii="Tele-GroteskNor" w:hAnsi="Tele-GroteskNor"/>
                                <w:color w:val="FFFFFF" w:themeColor="background1"/>
                                <w:sz w:val="20"/>
                                <w:szCs w:val="20"/>
                              </w:rPr>
                            </w:pPr>
                          </w:p>
                          <w:p w14:paraId="03262634" w14:textId="77777777" w:rsidR="0021719B" w:rsidRPr="00AB2C73" w:rsidRDefault="0021719B" w:rsidP="00E36837">
                            <w:pPr>
                              <w:spacing w:line="250" w:lineRule="auto"/>
                              <w:rPr>
                                <w:rFonts w:ascii="Tele-GroteskNor" w:hAnsi="Tele-GroteskNor"/>
                                <w:color w:val="FFFFFF" w:themeColor="background1"/>
                                <w:sz w:val="20"/>
                                <w:szCs w:val="20"/>
                              </w:rPr>
                            </w:pPr>
                            <w:r>
                              <w:rPr>
                                <w:rFonts w:ascii="Tele-GroteskNor" w:hAnsi="Tele-GroteskNor"/>
                                <w:color w:val="FFFFFF" w:themeColor="background1"/>
                                <w:sz w:val="20"/>
                                <w:szCs w:val="20"/>
                              </w:rPr>
                              <w:t>Internet:</w:t>
                            </w:r>
                            <w:r>
                              <w:rPr>
                                <w:rFonts w:ascii="Tele-GroteskNor" w:hAnsi="Tele-GroteskNor"/>
                                <w:color w:val="FFFFFF" w:themeColor="background1"/>
                                <w:sz w:val="20"/>
                                <w:szCs w:val="20"/>
                              </w:rPr>
                              <w:tab/>
                              <w:t>www.open-telekom-cloud.com</w:t>
                            </w:r>
                          </w:p>
                          <w:p w14:paraId="69944CD0" w14:textId="77777777" w:rsidR="0021719B" w:rsidRDefault="0021719B" w:rsidP="00E36837">
                            <w:pPr>
                              <w:spacing w:line="250" w:lineRule="auto"/>
                              <w:rPr>
                                <w:rFonts w:ascii="Tele-GroteskNor" w:hAnsi="Tele-GroteskNor"/>
                                <w:color w:val="FFFFFF" w:themeColor="background1"/>
                                <w:sz w:val="20"/>
                                <w:szCs w:val="20"/>
                              </w:rPr>
                            </w:pPr>
                            <w:r>
                              <w:rPr>
                                <w:rFonts w:ascii="Tele-GroteskNor" w:hAnsi="Tele-GroteskNor"/>
                                <w:color w:val="FFFFFF" w:themeColor="background1"/>
                                <w:sz w:val="20"/>
                                <w:szCs w:val="20"/>
                              </w:rPr>
                              <w:tab/>
                              <w:t xml:space="preserve"> </w:t>
                            </w:r>
                          </w:p>
                          <w:p w14:paraId="7953C30B" w14:textId="77777777" w:rsidR="0021719B" w:rsidRPr="00AB2C73" w:rsidRDefault="0021719B" w:rsidP="00E36837">
                            <w:pPr>
                              <w:spacing w:line="250" w:lineRule="auto"/>
                              <w:ind w:firstLine="335"/>
                              <w:rPr>
                                <w:rFonts w:ascii="Tele-GroteskNor" w:hAnsi="Tele-GroteskNor"/>
                                <w:color w:val="FFFFFF" w:themeColor="background1"/>
                                <w:sz w:val="20"/>
                                <w:szCs w:val="20"/>
                              </w:rPr>
                            </w:pPr>
                          </w:p>
                        </w:tc>
                      </w:tr>
                    </w:tbl>
                    <w:p w14:paraId="3272831A" w14:textId="77777777" w:rsidR="0021719B" w:rsidRPr="009A64A0" w:rsidRDefault="0021719B" w:rsidP="00E36837">
                      <w:pPr>
                        <w:rPr>
                          <w:szCs w:val="20"/>
                        </w:rPr>
                      </w:pPr>
                    </w:p>
                  </w:txbxContent>
                </v:textbox>
                <w10:wrap anchorx="page" anchory="page"/>
                <w10:anchorlock/>
              </v:shape>
            </w:pict>
          </mc:Fallback>
        </mc:AlternateContent>
      </w:r>
      <w:r w:rsidR="00844400">
        <w:t>No special abbreviations are used in this document. If you want to have a look at generally used abbreviations in Open Telekom Cloud, please check the Help</w:t>
      </w:r>
      <w:r w:rsidR="001370E1">
        <w:t xml:space="preserve"> C</w:t>
      </w:r>
      <w:r w:rsidR="00844400">
        <w:t xml:space="preserve">enter: </w:t>
      </w:r>
      <w:hyperlink r:id="rId57" w:history="1">
        <w:r w:rsidR="00844400">
          <w:rPr>
            <w:rStyle w:val="Hyperlink"/>
          </w:rPr>
          <w:t>https://docs.otc.t-systems.com/en-us/glossary/index.html</w:t>
        </w:r>
      </w:hyperlink>
    </w:p>
    <w:p w14:paraId="4A82A47C" w14:textId="6E3E7F86" w:rsidR="00C10CDE" w:rsidRDefault="00C10CDE" w:rsidP="002A2095">
      <w:pPr>
        <w:rPr>
          <w:rStyle w:val="Hyperlink"/>
        </w:rPr>
      </w:pPr>
    </w:p>
    <w:p w14:paraId="6EAF2F1D" w14:textId="77777777" w:rsidR="00C10CDE" w:rsidRPr="00B924D5" w:rsidRDefault="00C10CDE" w:rsidP="002A2095"/>
    <w:sectPr w:rsidR="00C10CDE" w:rsidRPr="00B924D5" w:rsidSect="00D574F8">
      <w:footerReference w:type="default" r:id="rId58"/>
      <w:pgSz w:w="11900" w:h="16840" w:code="9"/>
      <w:pgMar w:top="595" w:right="595" w:bottom="1247" w:left="1769" w:header="595" w:footer="595"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Singh, Pranav" w:date="2022-11-02T10:34:00Z" w:initials="SP">
    <w:p w14:paraId="6F483B20" w14:textId="58AB901E" w:rsidR="0021719B" w:rsidRDefault="0021719B">
      <w:pPr>
        <w:pStyle w:val="CommentText"/>
      </w:pPr>
      <w:r>
        <w:rPr>
          <w:rStyle w:val="CommentReference"/>
        </w:rPr>
        <w:annotationRef/>
      </w:r>
      <w:r>
        <w:t>Update</w:t>
      </w:r>
    </w:p>
  </w:comment>
  <w:comment w:id="244" w:author="Selivanov, Sergei" w:date="2021-10-05T15:19:00Z" w:initials="SS">
    <w:p w14:paraId="2F48FE38" w14:textId="193596F2" w:rsidR="0021719B" w:rsidRDefault="0021719B">
      <w:pPr>
        <w:pStyle w:val="CommentText"/>
      </w:pPr>
      <w:r>
        <w:rPr>
          <w:rStyle w:val="CommentReference"/>
        </w:rPr>
        <w:annotationRef/>
      </w:r>
      <w:r>
        <w:t>There is no info how to know what version I have on the Dashboard?</w:t>
      </w:r>
    </w:p>
  </w:comment>
  <w:comment w:id="245" w:author="Komarek, Simon Michael" w:date="2021-10-12T10:12:00Z" w:initials="KSM">
    <w:p w14:paraId="23ED4FDA" w14:textId="7057F5F3" w:rsidR="0021719B" w:rsidRDefault="0021719B">
      <w:pPr>
        <w:pStyle w:val="CommentText"/>
      </w:pPr>
      <w:r>
        <w:rPr>
          <w:rStyle w:val="CommentReference"/>
        </w:rPr>
        <w:annotationRef/>
      </w:r>
      <w:r>
        <w:t>Added FAQ</w:t>
      </w:r>
    </w:p>
  </w:comment>
  <w:comment w:id="258" w:author="Singh, Pranav" w:date="2022-11-02T10:24:00Z" w:initials="SP">
    <w:p w14:paraId="0E6D0F68" w14:textId="3E36DF68" w:rsidR="0021719B" w:rsidRDefault="0021719B">
      <w:pPr>
        <w:pStyle w:val="CommentText"/>
      </w:pPr>
      <w:r>
        <w:rPr>
          <w:rStyle w:val="CommentReference"/>
        </w:rPr>
        <w:annotationRef/>
      </w:r>
      <w:r>
        <w:t>Does it exist ? and add small ent dashboard</w:t>
      </w:r>
    </w:p>
  </w:comment>
  <w:comment w:id="268" w:author="Selivanov, Sergei" w:date="2021-10-05T15:25:00Z" w:initials="SS">
    <w:p w14:paraId="5BB842EB" w14:textId="6EDECCB6" w:rsidR="0021719B" w:rsidRDefault="0021719B">
      <w:pPr>
        <w:pStyle w:val="CommentText"/>
      </w:pPr>
      <w:r>
        <w:rPr>
          <w:rStyle w:val="CommentReference"/>
        </w:rPr>
        <w:annotationRef/>
      </w:r>
      <w:r>
        <w:t>Desirable to have quick link to the chapter</w:t>
      </w:r>
    </w:p>
  </w:comment>
  <w:comment w:id="269" w:author="Komarek, Simon Michael" w:date="2021-10-12T10:14:00Z" w:initials="KSM">
    <w:p w14:paraId="36AE8C99" w14:textId="57BC4D15" w:rsidR="0021719B" w:rsidRDefault="0021719B">
      <w:pPr>
        <w:pStyle w:val="CommentText"/>
      </w:pPr>
      <w:r>
        <w:rPr>
          <w:rStyle w:val="CommentReference"/>
        </w:rPr>
        <w:annotationRef/>
      </w:r>
      <w:r>
        <w:t>added</w:t>
      </w:r>
    </w:p>
  </w:comment>
  <w:comment w:id="272" w:author="Selivanov, Sergei" w:date="2021-10-05T15:30:00Z" w:initials="SS">
    <w:p w14:paraId="1179657B" w14:textId="59F4D7A6" w:rsidR="0021719B" w:rsidRDefault="0021719B">
      <w:pPr>
        <w:pStyle w:val="CommentText"/>
      </w:pPr>
      <w:r>
        <w:rPr>
          <w:rStyle w:val="CommentReference"/>
        </w:rPr>
        <w:annotationRef/>
      </w:r>
      <w:r>
        <w:t>Unclear, what’s conditions are needed for that</w:t>
      </w:r>
    </w:p>
  </w:comment>
  <w:comment w:id="273" w:author="Komarek, Simon Michael" w:date="2021-10-12T10:16:00Z" w:initials="KSM">
    <w:p w14:paraId="53D30F0F" w14:textId="46314773" w:rsidR="0021719B" w:rsidRDefault="0021719B">
      <w:pPr>
        <w:pStyle w:val="CommentText"/>
      </w:pPr>
      <w:r>
        <w:rPr>
          <w:rStyle w:val="CommentReference"/>
        </w:rPr>
        <w:annotationRef/>
      </w:r>
      <w:r>
        <w:t>Added text</w:t>
      </w:r>
    </w:p>
  </w:comment>
  <w:comment w:id="274" w:author="Selivanov, Sergei" w:date="2021-10-05T15:38:00Z" w:initials="SS">
    <w:p w14:paraId="2FAD2880" w14:textId="709E0655" w:rsidR="0021719B" w:rsidRDefault="0021719B">
      <w:pPr>
        <w:pStyle w:val="CommentText"/>
      </w:pPr>
      <w:r>
        <w:rPr>
          <w:rStyle w:val="CommentReference"/>
        </w:rPr>
        <w:annotationRef/>
      </w:r>
      <w:r>
        <w:t>How to know what Usergroup an user belongs on the Dashboard?</w:t>
      </w:r>
    </w:p>
  </w:comment>
  <w:comment w:id="275" w:author="Komarek, Simon Michael" w:date="2021-10-12T10:21:00Z" w:initials="KSM">
    <w:p w14:paraId="5FE50318" w14:textId="1F953BCB" w:rsidR="0021719B" w:rsidRDefault="0021719B">
      <w:pPr>
        <w:pStyle w:val="CommentText"/>
      </w:pPr>
      <w:r>
        <w:rPr>
          <w:rStyle w:val="CommentReference"/>
        </w:rPr>
        <w:annotationRef/>
      </w:r>
      <w:r>
        <w:t>Added text below table</w:t>
      </w:r>
    </w:p>
  </w:comment>
  <w:comment w:id="307" w:author="Singh, Pranav" w:date="2022-11-02T10:26:00Z" w:initials="SP">
    <w:p w14:paraId="5A25734B" w14:textId="2DD916AD" w:rsidR="0021719B" w:rsidRDefault="0021719B">
      <w:pPr>
        <w:pStyle w:val="CommentText"/>
      </w:pPr>
      <w:r>
        <w:rPr>
          <w:rStyle w:val="CommentReference"/>
        </w:rPr>
        <w:annotationRef/>
      </w:r>
      <w:r>
        <w:t xml:space="preserve">revise </w:t>
      </w:r>
    </w:p>
  </w:comment>
  <w:comment w:id="309" w:author="Selivanov, Sergei" w:date="2021-10-05T15:50:00Z" w:initials="SS">
    <w:p w14:paraId="3FCA4A3B" w14:textId="77777777" w:rsidR="0021719B" w:rsidRDefault="0021719B" w:rsidP="0068373E">
      <w:pPr>
        <w:rPr>
          <w:rStyle w:val="Hyperlink"/>
          <w:rFonts w:ascii="Helvetica" w:hAnsi="Helvetica"/>
          <w:color w:val="464C54"/>
          <w:sz w:val="27"/>
          <w:szCs w:val="27"/>
          <w:u w:val="none"/>
        </w:rPr>
      </w:pPr>
      <w:r>
        <w:rPr>
          <w:rStyle w:val="CommentReference"/>
        </w:rPr>
        <w:annotationRef/>
      </w:r>
      <w:r>
        <w:t xml:space="preserve">In my case, it is </w:t>
      </w:r>
      <w:r>
        <w:fldChar w:fldCharType="begin"/>
      </w:r>
      <w:r>
        <w:instrText xml:space="preserve"> HYPERLINK "https://enterprise-dashboard.otc-service.com/d/4wm9j6G7k/tenant-consumption-view-tenant-u000006205_r000006205_1000045287" </w:instrText>
      </w:r>
      <w:r>
        <w:fldChar w:fldCharType="separate"/>
      </w:r>
    </w:p>
    <w:p w14:paraId="4E8E87CF" w14:textId="1567BBE5" w:rsidR="0021719B" w:rsidRDefault="0021719B" w:rsidP="0068373E">
      <w:r>
        <w:rPr>
          <w:rFonts w:ascii="Helvetica" w:hAnsi="Helvetica"/>
          <w:color w:val="464C54"/>
          <w:sz w:val="27"/>
          <w:szCs w:val="27"/>
        </w:rPr>
        <w:t xml:space="preserve">tenant-consumption-view-Tenant-U000006205_R000006205_1000045287. So, </w:t>
      </w:r>
      <w:r w:rsidRPr="0068373E">
        <w:rPr>
          <w:rFonts w:ascii="Helvetica" w:hAnsi="Helvetica"/>
          <w:color w:val="464C54"/>
          <w:sz w:val="27"/>
          <w:szCs w:val="27"/>
        </w:rPr>
        <w:t xml:space="preserve">tenant-consumption-view-Tenant </w:t>
      </w:r>
      <w:r>
        <w:rPr>
          <w:rFonts w:ascii="Helvetica" w:hAnsi="Helvetica"/>
          <w:color w:val="464C54"/>
          <w:sz w:val="27"/>
          <w:szCs w:val="27"/>
        </w:rPr>
        <w:t>is instead of ORG?</w:t>
      </w:r>
    </w:p>
    <w:p w14:paraId="71DB47B0" w14:textId="4CFCE9E3" w:rsidR="0021719B" w:rsidRDefault="0021719B" w:rsidP="0068373E">
      <w:pPr>
        <w:pStyle w:val="CommentText"/>
      </w:pPr>
      <w:r>
        <w:fldChar w:fldCharType="end"/>
      </w:r>
    </w:p>
  </w:comment>
  <w:comment w:id="310" w:author="Komarek, Simon Michael" w:date="2021-10-12T10:21:00Z" w:initials="KSM">
    <w:p w14:paraId="3B23A00E" w14:textId="11EBCD54" w:rsidR="0021719B" w:rsidRDefault="0021719B">
      <w:pPr>
        <w:pStyle w:val="CommentText"/>
      </w:pPr>
      <w:r>
        <w:rPr>
          <w:rStyle w:val="CommentReference"/>
        </w:rPr>
        <w:annotationRef/>
      </w:r>
      <w:r>
        <w:t>You refer to the name of the dashboards. The organizations have a different naming convention</w:t>
      </w:r>
    </w:p>
  </w:comment>
  <w:comment w:id="312" w:author="Singh, Pranav" w:date="2022-11-02T10:26:00Z" w:initials="SP">
    <w:p w14:paraId="085005E0" w14:textId="77777777" w:rsidR="0021719B" w:rsidRDefault="0021719B">
      <w:pPr>
        <w:pStyle w:val="CommentText"/>
      </w:pPr>
      <w:r>
        <w:rPr>
          <w:rStyle w:val="CommentReference"/>
        </w:rPr>
        <w:annotationRef/>
      </w:r>
      <w:r>
        <w:t>check</w:t>
      </w:r>
    </w:p>
    <w:p w14:paraId="7C47C475" w14:textId="20BCDBFC" w:rsidR="0021719B" w:rsidRDefault="0021719B">
      <w:pPr>
        <w:pStyle w:val="CommentText"/>
      </w:pPr>
    </w:p>
  </w:comment>
  <w:comment w:id="493" w:author="Selivanov, Sergei" w:date="2021-10-06T15:29:00Z" w:initials="SS">
    <w:p w14:paraId="575F2473" w14:textId="35C6C061" w:rsidR="0021719B" w:rsidRDefault="0021719B">
      <w:pPr>
        <w:pStyle w:val="CommentText"/>
      </w:pPr>
      <w:r>
        <w:rPr>
          <w:rStyle w:val="CommentReference"/>
        </w:rPr>
        <w:annotationRef/>
      </w:r>
      <w:r>
        <w:t>Actually, a user didn’t registered: he just use provided creds as described in Chapter 2.</w:t>
      </w:r>
    </w:p>
  </w:comment>
  <w:comment w:id="494" w:author="Komarek, Simon Michael" w:date="2021-10-12T11:07:00Z" w:initials="KSM">
    <w:p w14:paraId="716AA035" w14:textId="2563D8EA" w:rsidR="0021719B" w:rsidRDefault="0021719B">
      <w:pPr>
        <w:pStyle w:val="CommentText"/>
      </w:pPr>
      <w:r>
        <w:rPr>
          <w:rStyle w:val="CommentReference"/>
        </w:rPr>
        <w:annotationRef/>
      </w:r>
      <w:r>
        <w:t>Admins can create additional user accounts</w:t>
      </w:r>
    </w:p>
  </w:comment>
  <w:comment w:id="495" w:author="Selivanov, Sergei" w:date="2021-10-12T13:18:00Z" w:initials="SS">
    <w:p w14:paraId="70125E9F" w14:textId="59C1C8D9" w:rsidR="0021719B" w:rsidRDefault="0021719B">
      <w:pPr>
        <w:pStyle w:val="CommentText"/>
      </w:pPr>
      <w:r>
        <w:rPr>
          <w:rStyle w:val="CommentReference"/>
        </w:rPr>
        <w:annotationRef/>
      </w:r>
      <w:r>
        <w:t>It could confuse a User what email should he/she use if never registered in FD.</w:t>
      </w:r>
    </w:p>
  </w:comment>
  <w:comment w:id="496" w:author="Selivanov, Sergei" w:date="2021-10-06T15:32:00Z" w:initials="SS">
    <w:p w14:paraId="3EB348A4" w14:textId="3B9E8281" w:rsidR="0021719B" w:rsidRDefault="0021719B">
      <w:pPr>
        <w:pStyle w:val="CommentText"/>
      </w:pPr>
      <w:r>
        <w:rPr>
          <w:rStyle w:val="CommentReference"/>
        </w:rPr>
        <w:annotationRef/>
      </w:r>
      <w:r>
        <w:t>Means Email/Username?</w:t>
      </w:r>
    </w:p>
  </w:comment>
  <w:comment w:id="497" w:author="Selivanov, Sergei" w:date="2021-10-12T13:18:00Z" w:initials="SS">
    <w:p w14:paraId="6F177BAC" w14:textId="6B567D50" w:rsidR="0021719B" w:rsidRDefault="0021719B">
      <w:pPr>
        <w:pStyle w:val="CommentText"/>
      </w:pPr>
      <w:r>
        <w:rPr>
          <w:rStyle w:val="CommentReference"/>
        </w:rPr>
        <w:annotationRef/>
      </w:r>
      <w:r>
        <w:t>Still no answer</w:t>
      </w:r>
    </w:p>
  </w:comment>
  <w:comment w:id="498" w:author="Selivanov, Sergei" w:date="2021-10-06T15:34:00Z" w:initials="SS">
    <w:p w14:paraId="4B01505A" w14:textId="5A63C859" w:rsidR="0021719B" w:rsidRDefault="0021719B">
      <w:pPr>
        <w:pStyle w:val="CommentText"/>
      </w:pPr>
      <w:r>
        <w:rPr>
          <w:rStyle w:val="CommentReference"/>
        </w:rPr>
        <w:annotationRef/>
      </w:r>
      <w:r>
        <w:t>That’s weird to have email case-sensitive. Never met this.</w:t>
      </w:r>
    </w:p>
  </w:comment>
  <w:comment w:id="499" w:author="Komarek, Simon Michael" w:date="2021-10-12T11:05:00Z" w:initials="KSM">
    <w:p w14:paraId="3F3BF4AE" w14:textId="043CC280" w:rsidR="0021719B" w:rsidRDefault="0021719B">
      <w:pPr>
        <w:pStyle w:val="CommentText"/>
      </w:pPr>
      <w:r>
        <w:rPr>
          <w:rStyle w:val="CommentReference"/>
        </w:rPr>
        <w:annotationRef/>
      </w:r>
      <w:r>
        <w:t xml:space="preserve">It’s unfortunately a bug in Grafana, refer to </w:t>
      </w:r>
      <w:r w:rsidRPr="008068C9">
        <w:t>https://github.com/grafana/grafana/issues/12549</w:t>
      </w:r>
    </w:p>
  </w:comment>
  <w:comment w:id="503" w:author="Selivanov, Sergei" w:date="2021-10-06T15:32:00Z" w:initials="SS">
    <w:p w14:paraId="1EDAA722" w14:textId="77777777" w:rsidR="0021719B" w:rsidRDefault="0021719B" w:rsidP="007A1459">
      <w:pPr>
        <w:pStyle w:val="CommentText"/>
      </w:pPr>
      <w:r>
        <w:rPr>
          <w:rStyle w:val="CommentReference"/>
        </w:rPr>
        <w:annotationRef/>
      </w:r>
      <w:r>
        <w:t>Means Email/Username?</w:t>
      </w:r>
    </w:p>
  </w:comment>
  <w:comment w:id="504" w:author="Selivanov, Sergei" w:date="2021-10-12T13:18:00Z" w:initials="SS">
    <w:p w14:paraId="454A7FBE" w14:textId="77777777" w:rsidR="0021719B" w:rsidRDefault="0021719B" w:rsidP="007A1459">
      <w:pPr>
        <w:pStyle w:val="CommentText"/>
      </w:pPr>
      <w:r>
        <w:rPr>
          <w:rStyle w:val="CommentReference"/>
        </w:rPr>
        <w:annotationRef/>
      </w:r>
      <w:r>
        <w:t>Still no answer</w:t>
      </w:r>
    </w:p>
  </w:comment>
  <w:comment w:id="505" w:author="Komarek, Simon Michael" w:date="2021-10-19T10:39:00Z" w:initials="KSM">
    <w:p w14:paraId="01334848" w14:textId="7F2BD49D" w:rsidR="0021719B" w:rsidRDefault="0021719B">
      <w:pPr>
        <w:pStyle w:val="CommentText"/>
      </w:pPr>
      <w:r>
        <w:rPr>
          <w:rStyle w:val="CommentReference"/>
        </w:rPr>
        <w:annotationRef/>
      </w:r>
      <w:r>
        <w:t>Changed wording and sentences, should make sense now</w:t>
      </w:r>
    </w:p>
  </w:comment>
  <w:comment w:id="527" w:author="Selivanov, Sergei" w:date="2021-10-06T16:09:00Z" w:initials="SS">
    <w:p w14:paraId="2350BAD4" w14:textId="273D2F33" w:rsidR="0021719B" w:rsidRDefault="0021719B">
      <w:pPr>
        <w:pStyle w:val="CommentText"/>
      </w:pPr>
      <w:r>
        <w:rPr>
          <w:rStyle w:val="CommentReference"/>
        </w:rPr>
        <w:annotationRef/>
      </w:r>
      <w:r>
        <w:t>Unclear, maybe add a screen here</w:t>
      </w:r>
    </w:p>
  </w:comment>
  <w:comment w:id="528" w:author="Selivanov, Sergei" w:date="2021-10-12T13:20:00Z" w:initials="SS">
    <w:p w14:paraId="7A430F5C" w14:textId="5A3FF7B2" w:rsidR="0021719B" w:rsidRDefault="0021719B">
      <w:pPr>
        <w:pStyle w:val="CommentText"/>
      </w:pPr>
      <w:r>
        <w:rPr>
          <w:rStyle w:val="CommentReference"/>
        </w:rPr>
        <w:annotationRef/>
      </w:r>
      <w:r>
        <w:t>Still no answer</w:t>
      </w:r>
    </w:p>
  </w:comment>
  <w:comment w:id="529" w:author="Komarek, Simon Michael" w:date="2021-10-19T10:51:00Z" w:initials="KSM">
    <w:p w14:paraId="63F0FE1B" w14:textId="3F043052" w:rsidR="0021719B" w:rsidRDefault="0021719B">
      <w:pPr>
        <w:pStyle w:val="CommentText"/>
      </w:pPr>
      <w:r>
        <w:rPr>
          <w:rStyle w:val="CommentReference"/>
        </w:rPr>
        <w:annotationRef/>
      </w:r>
      <w:r>
        <w:t>Added text and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483B20" w15:done="0"/>
  <w15:commentEx w15:paraId="2F48FE38" w15:done="1"/>
  <w15:commentEx w15:paraId="23ED4FDA" w15:paraIdParent="2F48FE38" w15:done="1"/>
  <w15:commentEx w15:paraId="0E6D0F68" w15:done="0"/>
  <w15:commentEx w15:paraId="5BB842EB" w15:done="1"/>
  <w15:commentEx w15:paraId="36AE8C99" w15:paraIdParent="5BB842EB" w15:done="1"/>
  <w15:commentEx w15:paraId="1179657B" w15:done="1"/>
  <w15:commentEx w15:paraId="53D30F0F" w15:paraIdParent="1179657B" w15:done="1"/>
  <w15:commentEx w15:paraId="2FAD2880" w15:done="1"/>
  <w15:commentEx w15:paraId="5FE50318" w15:paraIdParent="2FAD2880" w15:done="1"/>
  <w15:commentEx w15:paraId="5A25734B" w15:done="0"/>
  <w15:commentEx w15:paraId="71DB47B0" w15:done="1"/>
  <w15:commentEx w15:paraId="3B23A00E" w15:paraIdParent="71DB47B0" w15:done="1"/>
  <w15:commentEx w15:paraId="7C47C475" w15:done="0"/>
  <w15:commentEx w15:paraId="575F2473" w15:done="0"/>
  <w15:commentEx w15:paraId="716AA035" w15:paraIdParent="575F2473" w15:done="0"/>
  <w15:commentEx w15:paraId="70125E9F" w15:paraIdParent="575F2473" w15:done="0"/>
  <w15:commentEx w15:paraId="3EB348A4" w15:done="0"/>
  <w15:commentEx w15:paraId="6F177BAC" w15:paraIdParent="3EB348A4" w15:done="0"/>
  <w15:commentEx w15:paraId="4B01505A" w15:done="1"/>
  <w15:commentEx w15:paraId="3F3BF4AE" w15:paraIdParent="4B01505A" w15:done="1"/>
  <w15:commentEx w15:paraId="1EDAA722" w15:done="1"/>
  <w15:commentEx w15:paraId="454A7FBE" w15:paraIdParent="1EDAA722" w15:done="1"/>
  <w15:commentEx w15:paraId="01334848" w15:paraIdParent="1EDAA722" w15:done="1"/>
  <w15:commentEx w15:paraId="2350BAD4" w15:done="1"/>
  <w15:commentEx w15:paraId="7A430F5C" w15:paraIdParent="2350BAD4" w15:done="1"/>
  <w15:commentEx w15:paraId="63F0FE1B" w15:paraIdParent="2350BAD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6EB9C" w16cex:dateUtc="2021-10-05T12:19:00Z"/>
  <w16cex:commentExtensible w16cex:durableId="250FDDF7" w16cex:dateUtc="2021-10-12T08:12:00Z"/>
  <w16cex:commentExtensible w16cex:durableId="2506ECF6" w16cex:dateUtc="2021-10-05T12:25:00Z"/>
  <w16cex:commentExtensible w16cex:durableId="250FDE9B" w16cex:dateUtc="2021-10-12T08:14:00Z"/>
  <w16cex:commentExtensible w16cex:durableId="2506EDFE" w16cex:dateUtc="2021-10-05T12:30:00Z"/>
  <w16cex:commentExtensible w16cex:durableId="250FDF10" w16cex:dateUtc="2021-10-12T08:16:00Z"/>
  <w16cex:commentExtensible w16cex:durableId="2506EFFB" w16cex:dateUtc="2021-10-05T12:38:00Z"/>
  <w16cex:commentExtensible w16cex:durableId="250FE021" w16cex:dateUtc="2021-10-12T08:21:00Z"/>
  <w16cex:commentExtensible w16cex:durableId="2506F2C1" w16cex:dateUtc="2021-10-05T12:50:00Z"/>
  <w16cex:commentExtensible w16cex:durableId="250FE045" w16cex:dateUtc="2021-10-12T08:21:00Z"/>
  <w16cex:commentExtensible w16cex:durableId="25083F6E" w16cex:dateUtc="2021-10-06T12:29:00Z"/>
  <w16cex:commentExtensible w16cex:durableId="250FEB00" w16cex:dateUtc="2021-10-12T09:07:00Z"/>
  <w16cex:commentExtensible w16cex:durableId="251009C0" w16cex:dateUtc="2021-10-12T10:18:00Z"/>
  <w16cex:commentExtensible w16cex:durableId="25084027" w16cex:dateUtc="2021-10-06T12:32:00Z"/>
  <w16cex:commentExtensible w16cex:durableId="25100991" w16cex:dateUtc="2021-10-12T10:18:00Z"/>
  <w16cex:commentExtensible w16cex:durableId="2508407D" w16cex:dateUtc="2021-10-06T12:34:00Z"/>
  <w16cex:commentExtensible w16cex:durableId="250FEA88" w16cex:dateUtc="2021-10-12T09:05:00Z"/>
  <w16cex:commentExtensible w16cex:durableId="25191E82" w16cex:dateUtc="2021-10-06T12:32:00Z"/>
  <w16cex:commentExtensible w16cex:durableId="25191E81" w16cex:dateUtc="2021-10-12T10:18:00Z"/>
  <w16cex:commentExtensible w16cex:durableId="25191ED7" w16cex:dateUtc="2021-10-19T08:39:00Z"/>
  <w16cex:commentExtensible w16cex:durableId="250848A7" w16cex:dateUtc="2021-10-06T13:09:00Z"/>
  <w16cex:commentExtensible w16cex:durableId="25100A0C" w16cex:dateUtc="2021-10-12T10:20:00Z"/>
  <w16cex:commentExtensible w16cex:durableId="25192199" w16cex:dateUtc="2021-10-19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483B20" w16cid:durableId="270CC63E"/>
  <w16cid:commentId w16cid:paraId="2F48FE38" w16cid:durableId="2506EB9C"/>
  <w16cid:commentId w16cid:paraId="23ED4FDA" w16cid:durableId="250FDDF7"/>
  <w16cid:commentId w16cid:paraId="0E6D0F68" w16cid:durableId="270CC3C9"/>
  <w16cid:commentId w16cid:paraId="5BB842EB" w16cid:durableId="2506ECF6"/>
  <w16cid:commentId w16cid:paraId="36AE8C99" w16cid:durableId="250FDE9B"/>
  <w16cid:commentId w16cid:paraId="1179657B" w16cid:durableId="2506EDFE"/>
  <w16cid:commentId w16cid:paraId="53D30F0F" w16cid:durableId="250FDF10"/>
  <w16cid:commentId w16cid:paraId="2FAD2880" w16cid:durableId="2506EFFB"/>
  <w16cid:commentId w16cid:paraId="5FE50318" w16cid:durableId="250FE021"/>
  <w16cid:commentId w16cid:paraId="5A25734B" w16cid:durableId="270CC43A"/>
  <w16cid:commentId w16cid:paraId="71DB47B0" w16cid:durableId="2506F2C1"/>
  <w16cid:commentId w16cid:paraId="3B23A00E" w16cid:durableId="250FE045"/>
  <w16cid:commentId w16cid:paraId="7C47C475" w16cid:durableId="270CC44B"/>
  <w16cid:commentId w16cid:paraId="575F2473" w16cid:durableId="25083F6E"/>
  <w16cid:commentId w16cid:paraId="716AA035" w16cid:durableId="250FEB00"/>
  <w16cid:commentId w16cid:paraId="70125E9F" w16cid:durableId="251009C0"/>
  <w16cid:commentId w16cid:paraId="3EB348A4" w16cid:durableId="25084027"/>
  <w16cid:commentId w16cid:paraId="6F177BAC" w16cid:durableId="25100991"/>
  <w16cid:commentId w16cid:paraId="4B01505A" w16cid:durableId="2508407D"/>
  <w16cid:commentId w16cid:paraId="3F3BF4AE" w16cid:durableId="250FEA88"/>
  <w16cid:commentId w16cid:paraId="1EDAA722" w16cid:durableId="25191E82"/>
  <w16cid:commentId w16cid:paraId="454A7FBE" w16cid:durableId="25191E81"/>
  <w16cid:commentId w16cid:paraId="01334848" w16cid:durableId="25191ED7"/>
  <w16cid:commentId w16cid:paraId="2350BAD4" w16cid:durableId="250848A7"/>
  <w16cid:commentId w16cid:paraId="7A430F5C" w16cid:durableId="25100A0C"/>
  <w16cid:commentId w16cid:paraId="63F0FE1B" w16cid:durableId="251921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3FE08" w14:textId="77777777" w:rsidR="00582734" w:rsidRDefault="00582734" w:rsidP="00D75C16">
      <w:r>
        <w:separator/>
      </w:r>
    </w:p>
    <w:p w14:paraId="4095507F" w14:textId="77777777" w:rsidR="00582734" w:rsidRDefault="00582734" w:rsidP="00D75C16"/>
    <w:p w14:paraId="3B3DFEF0" w14:textId="77777777" w:rsidR="00582734" w:rsidRDefault="00582734"/>
  </w:endnote>
  <w:endnote w:type="continuationSeparator" w:id="0">
    <w:p w14:paraId="0638AB40" w14:textId="77777777" w:rsidR="00582734" w:rsidRDefault="00582734" w:rsidP="00D75C16">
      <w:r>
        <w:continuationSeparator/>
      </w:r>
    </w:p>
    <w:p w14:paraId="470E7890" w14:textId="77777777" w:rsidR="00582734" w:rsidRDefault="00582734" w:rsidP="00D75C16"/>
    <w:p w14:paraId="1133FCA4" w14:textId="77777777" w:rsidR="00582734" w:rsidRDefault="00582734"/>
  </w:endnote>
  <w:endnote w:type="continuationNotice" w:id="1">
    <w:p w14:paraId="6562A461" w14:textId="77777777" w:rsidR="00582734" w:rsidRDefault="005827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eleGrotesk Next">
    <w:altName w:val="Calibri"/>
    <w:panose1 w:val="00000000000000000000"/>
    <w:charset w:val="00"/>
    <w:family w:val="auto"/>
    <w:pitch w:val="variable"/>
    <w:sig w:usb0="A00002AF" w:usb1="5000205B" w:usb2="00000028" w:usb3="00000000" w:csb0="00000097" w:csb1="00000000"/>
  </w:font>
  <w:font w:name="Tele-GroteskNor">
    <w:altName w:val="Calibri"/>
    <w:panose1 w:val="00000000000000000000"/>
    <w:charset w:val="EE"/>
    <w:family w:val="auto"/>
    <w:pitch w:val="variable"/>
    <w:sig w:usb0="A00002AF" w:usb1="1000204B" w:usb2="00000000" w:usb3="00000000" w:csb0="00000097" w:csb1="00000000"/>
  </w:font>
  <w:font w:name="TeleGrotesk Next Ultra">
    <w:altName w:val="Calibri"/>
    <w:panose1 w:val="00000000000000000000"/>
    <w:charset w:val="00"/>
    <w:family w:val="auto"/>
    <w:pitch w:val="variable"/>
    <w:sig w:usb0="A00002AF" w:usb1="5000205B" w:usb2="00000028" w:usb3="00000000" w:csb0="00000097"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EE"/>
    <w:family w:val="swiss"/>
    <w:pitch w:val="variable"/>
    <w:sig w:usb0="E0002EFF" w:usb1="C000785B" w:usb2="00000009" w:usb3="00000000" w:csb0="000001FF" w:csb1="00000000"/>
  </w:font>
  <w:font w:name="TeleGrotesk Headline Ultra">
    <w:panose1 w:val="00000000000000000000"/>
    <w:charset w:val="EE"/>
    <w:family w:val="auto"/>
    <w:pitch w:val="variable"/>
    <w:sig w:usb0="A000022F" w:usb1="00002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9298D" w14:textId="47531A4A" w:rsidR="0021719B" w:rsidRPr="00560D5F" w:rsidRDefault="00582734" w:rsidP="008402B6">
    <w:pPr>
      <w:pStyle w:val="Footer"/>
      <w:rPr>
        <w:sz w:val="24"/>
      </w:rPr>
    </w:pPr>
    <w:sdt>
      <w:sdtPr>
        <w:alias w:val="Company"/>
        <w:tag w:val=""/>
        <w:id w:val="-486006742"/>
        <w:lock w:val="sdtLocked"/>
        <w:placeholder>
          <w:docPart w:val="74A4D77E7BDA443F8D2ED74D48A1569D"/>
        </w:placeholder>
        <w:dataBinding w:prefixMappings="xmlns:ns0='http://schemas.openxmlformats.org/officeDocument/2006/extended-properties' " w:xpath="/ns0:Properties[1]/ns0:Company[1]" w:storeItemID="{6668398D-A668-4E3E-A5EB-62B293D839F1}"/>
        <w:text/>
      </w:sdtPr>
      <w:sdtEndPr/>
      <w:sdtContent>
        <w:r w:rsidR="0021719B" w:rsidRPr="0021247E">
          <w:t>T-Systems International GmbH</w:t>
        </w:r>
      </w:sdtContent>
    </w:sdt>
    <w:r w:rsidR="0021719B" w:rsidRPr="00560D5F">
      <w:t xml:space="preserve">  </w:t>
    </w:r>
    <w:sdt>
      <w:sdtPr>
        <w:id w:val="666906164"/>
        <w:lock w:val="sdtLocked"/>
        <w:placeholder>
          <w:docPart w:val="94B57C61246B4748BE3F2BE292D1CE94"/>
        </w:placeholder>
        <w:date w:fullDate="2019-04-10T00:00:00Z">
          <w:dateFormat w:val="M/d/yyyy"/>
          <w:lid w:val="en-US"/>
          <w:storeMappedDataAs w:val="dateTime"/>
          <w:calendar w:val="gregorian"/>
        </w:date>
      </w:sdtPr>
      <w:sdtEndPr/>
      <w:sdtContent>
        <w:r w:rsidR="0021719B">
          <w:t>4/10/2019</w:t>
        </w:r>
      </w:sdtContent>
    </w:sdt>
    <w:r w:rsidR="0021719B" w:rsidRPr="00560D5F">
      <w:tab/>
    </w:r>
    <w:sdt>
      <w:sdtPr>
        <w:alias w:val="Confidentiality notice"/>
        <w:tag w:val="Geheimhaltungsvermerk"/>
        <w:id w:val="-474141833"/>
        <w:lock w:val="sdtLocked"/>
        <w:dropDownList>
          <w:listItem w:displayText="Check as appropriate" w:value="Wählen sie entsprechendes aus"/>
          <w:listItem w:displayText="– public –" w:value="– öffentlich –"/>
          <w:listItem w:displayText="– internal –" w:value="– intern –"/>
          <w:listItem w:displayText="– confidential –" w:value="– vertraulich –"/>
          <w:listItem w:displayText="– strictly confidential –" w:value="– streng vertraulich –"/>
        </w:dropDownList>
      </w:sdtPr>
      <w:sdtEndPr/>
      <w:sdtContent>
        <w:r w:rsidR="0021719B">
          <w:t>– public –</w:t>
        </w:r>
      </w:sdtContent>
    </w:sdt>
    <w:r w:rsidR="0021719B" w:rsidRPr="00560D5F">
      <w:tab/>
    </w:r>
    <w:r w:rsidR="0021719B">
      <w:fldChar w:fldCharType="begin"/>
    </w:r>
    <w:r w:rsidR="0021719B" w:rsidRPr="00560D5F">
      <w:instrText>PAGE   \* MERGEFORMAT</w:instrText>
    </w:r>
    <w:r w:rsidR="0021719B">
      <w:fldChar w:fldCharType="separate"/>
    </w:r>
    <w:r w:rsidR="0021719B">
      <w:rPr>
        <w:noProof/>
      </w:rPr>
      <w:t>2</w:t>
    </w:r>
    <w:r w:rsidR="0021719B">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8C408" w14:textId="77777777" w:rsidR="0021719B" w:rsidRDefault="0021719B" w:rsidP="00D75C16">
    <w:pPr>
      <w:pStyle w:val="Footer"/>
    </w:pPr>
    <w:r>
      <w:rPr>
        <w:noProof/>
        <w:lang w:val="hu-HU" w:eastAsia="hu-HU"/>
      </w:rPr>
      <mc:AlternateContent>
        <mc:Choice Requires="wpg">
          <w:drawing>
            <wp:anchor distT="0" distB="0" distL="114300" distR="114300" simplePos="0" relativeHeight="251669504" behindDoc="0" locked="0" layoutInCell="1" allowOverlap="1" wp14:anchorId="255443F8" wp14:editId="2CC05218">
              <wp:simplePos x="0" y="0"/>
              <wp:positionH relativeFrom="margin">
                <wp:posOffset>4115435</wp:posOffset>
              </wp:positionH>
              <wp:positionV relativeFrom="paragraph">
                <wp:posOffset>-165735</wp:posOffset>
              </wp:positionV>
              <wp:extent cx="1948180" cy="147320"/>
              <wp:effectExtent l="0" t="0" r="0" b="0"/>
              <wp:wrapNone/>
              <wp:docPr id="55" name="Gruppieren 450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8180" cy="147320"/>
                        <a:chOff x="0" y="0"/>
                        <a:chExt cx="1679576" cy="128588"/>
                      </a:xfrm>
                    </wpg:grpSpPr>
                    <wps:wsp>
                      <wps:cNvPr id="56" name="Freeform 35"/>
                      <wps:cNvSpPr>
                        <a:spLocks/>
                      </wps:cNvSpPr>
                      <wps:spPr bwMode="auto">
                        <a:xfrm>
                          <a:off x="0" y="3175"/>
                          <a:ext cx="76200" cy="122238"/>
                        </a:xfrm>
                        <a:custGeom>
                          <a:avLst/>
                          <a:gdLst>
                            <a:gd name="T0" fmla="*/ 0 w 48"/>
                            <a:gd name="T1" fmla="*/ 77 h 77"/>
                            <a:gd name="T2" fmla="*/ 0 w 48"/>
                            <a:gd name="T3" fmla="*/ 0 h 77"/>
                            <a:gd name="T4" fmla="*/ 17 w 48"/>
                            <a:gd name="T5" fmla="*/ 0 h 77"/>
                            <a:gd name="T6" fmla="*/ 17 w 48"/>
                            <a:gd name="T7" fmla="*/ 63 h 77"/>
                            <a:gd name="T8" fmla="*/ 48 w 48"/>
                            <a:gd name="T9" fmla="*/ 63 h 77"/>
                            <a:gd name="T10" fmla="*/ 48 w 48"/>
                            <a:gd name="T11" fmla="*/ 77 h 77"/>
                            <a:gd name="T12" fmla="*/ 0 w 48"/>
                            <a:gd name="T13" fmla="*/ 77 h 77"/>
                          </a:gdLst>
                          <a:ahLst/>
                          <a:cxnLst>
                            <a:cxn ang="0">
                              <a:pos x="T0" y="T1"/>
                            </a:cxn>
                            <a:cxn ang="0">
                              <a:pos x="T2" y="T3"/>
                            </a:cxn>
                            <a:cxn ang="0">
                              <a:pos x="T4" y="T5"/>
                            </a:cxn>
                            <a:cxn ang="0">
                              <a:pos x="T6" y="T7"/>
                            </a:cxn>
                            <a:cxn ang="0">
                              <a:pos x="T8" y="T9"/>
                            </a:cxn>
                            <a:cxn ang="0">
                              <a:pos x="T10" y="T11"/>
                            </a:cxn>
                            <a:cxn ang="0">
                              <a:pos x="T12" y="T13"/>
                            </a:cxn>
                          </a:cxnLst>
                          <a:rect l="0" t="0" r="r" b="b"/>
                          <a:pathLst>
                            <a:path w="48" h="77">
                              <a:moveTo>
                                <a:pt x="0" y="77"/>
                              </a:moveTo>
                              <a:lnTo>
                                <a:pt x="0" y="0"/>
                              </a:lnTo>
                              <a:lnTo>
                                <a:pt x="17" y="0"/>
                              </a:lnTo>
                              <a:lnTo>
                                <a:pt x="17" y="63"/>
                              </a:lnTo>
                              <a:lnTo>
                                <a:pt x="48" y="63"/>
                              </a:lnTo>
                              <a:lnTo>
                                <a:pt x="48" y="77"/>
                              </a:lnTo>
                              <a:lnTo>
                                <a:pt x="0" y="7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36"/>
                      <wps:cNvSpPr>
                        <a:spLocks/>
                      </wps:cNvSpPr>
                      <wps:spPr bwMode="auto">
                        <a:xfrm>
                          <a:off x="92075" y="3175"/>
                          <a:ext cx="25400" cy="122238"/>
                        </a:xfrm>
                        <a:custGeom>
                          <a:avLst/>
                          <a:gdLst>
                            <a:gd name="T0" fmla="*/ 0 w 16"/>
                            <a:gd name="T1" fmla="*/ 77 h 77"/>
                            <a:gd name="T2" fmla="*/ 0 w 16"/>
                            <a:gd name="T3" fmla="*/ 0 h 77"/>
                            <a:gd name="T4" fmla="*/ 8 w 16"/>
                            <a:gd name="T5" fmla="*/ 0 h 77"/>
                            <a:gd name="T6" fmla="*/ 16 w 16"/>
                            <a:gd name="T7" fmla="*/ 0 h 77"/>
                            <a:gd name="T8" fmla="*/ 16 w 16"/>
                            <a:gd name="T9" fmla="*/ 77 h 77"/>
                            <a:gd name="T10" fmla="*/ 0 w 16"/>
                            <a:gd name="T11" fmla="*/ 77 h 77"/>
                          </a:gdLst>
                          <a:ahLst/>
                          <a:cxnLst>
                            <a:cxn ang="0">
                              <a:pos x="T0" y="T1"/>
                            </a:cxn>
                            <a:cxn ang="0">
                              <a:pos x="T2" y="T3"/>
                            </a:cxn>
                            <a:cxn ang="0">
                              <a:pos x="T4" y="T5"/>
                            </a:cxn>
                            <a:cxn ang="0">
                              <a:pos x="T6" y="T7"/>
                            </a:cxn>
                            <a:cxn ang="0">
                              <a:pos x="T8" y="T9"/>
                            </a:cxn>
                            <a:cxn ang="0">
                              <a:pos x="T10" y="T11"/>
                            </a:cxn>
                          </a:cxnLst>
                          <a:rect l="0" t="0" r="r" b="b"/>
                          <a:pathLst>
                            <a:path w="16" h="77">
                              <a:moveTo>
                                <a:pt x="0" y="77"/>
                              </a:moveTo>
                              <a:lnTo>
                                <a:pt x="0" y="0"/>
                              </a:lnTo>
                              <a:lnTo>
                                <a:pt x="8" y="0"/>
                              </a:lnTo>
                              <a:lnTo>
                                <a:pt x="16" y="0"/>
                              </a:lnTo>
                              <a:lnTo>
                                <a:pt x="16" y="77"/>
                              </a:lnTo>
                              <a:lnTo>
                                <a:pt x="0" y="7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37"/>
                      <wps:cNvSpPr>
                        <a:spLocks/>
                      </wps:cNvSpPr>
                      <wps:spPr bwMode="auto">
                        <a:xfrm>
                          <a:off x="141288" y="3175"/>
                          <a:ext cx="74613" cy="122238"/>
                        </a:xfrm>
                        <a:custGeom>
                          <a:avLst/>
                          <a:gdLst>
                            <a:gd name="T0" fmla="*/ 0 w 47"/>
                            <a:gd name="T1" fmla="*/ 77 h 77"/>
                            <a:gd name="T2" fmla="*/ 0 w 47"/>
                            <a:gd name="T3" fmla="*/ 0 h 77"/>
                            <a:gd name="T4" fmla="*/ 47 w 47"/>
                            <a:gd name="T5" fmla="*/ 0 h 77"/>
                            <a:gd name="T6" fmla="*/ 47 w 47"/>
                            <a:gd name="T7" fmla="*/ 14 h 77"/>
                            <a:gd name="T8" fmla="*/ 17 w 47"/>
                            <a:gd name="T9" fmla="*/ 14 h 77"/>
                            <a:gd name="T10" fmla="*/ 17 w 47"/>
                            <a:gd name="T11" fmla="*/ 32 h 77"/>
                            <a:gd name="T12" fmla="*/ 43 w 47"/>
                            <a:gd name="T13" fmla="*/ 32 h 77"/>
                            <a:gd name="T14" fmla="*/ 43 w 47"/>
                            <a:gd name="T15" fmla="*/ 45 h 77"/>
                            <a:gd name="T16" fmla="*/ 17 w 47"/>
                            <a:gd name="T17" fmla="*/ 45 h 77"/>
                            <a:gd name="T18" fmla="*/ 17 w 47"/>
                            <a:gd name="T19" fmla="*/ 77 h 77"/>
                            <a:gd name="T20" fmla="*/ 0 w 47"/>
                            <a:gd name="T21"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7" h="77">
                              <a:moveTo>
                                <a:pt x="0" y="77"/>
                              </a:moveTo>
                              <a:lnTo>
                                <a:pt x="0" y="0"/>
                              </a:lnTo>
                              <a:lnTo>
                                <a:pt x="47" y="0"/>
                              </a:lnTo>
                              <a:lnTo>
                                <a:pt x="47" y="14"/>
                              </a:lnTo>
                              <a:lnTo>
                                <a:pt x="17" y="14"/>
                              </a:lnTo>
                              <a:lnTo>
                                <a:pt x="17" y="32"/>
                              </a:lnTo>
                              <a:lnTo>
                                <a:pt x="43" y="32"/>
                              </a:lnTo>
                              <a:lnTo>
                                <a:pt x="43" y="45"/>
                              </a:lnTo>
                              <a:lnTo>
                                <a:pt x="17" y="45"/>
                              </a:lnTo>
                              <a:lnTo>
                                <a:pt x="17" y="77"/>
                              </a:lnTo>
                              <a:lnTo>
                                <a:pt x="0" y="7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38"/>
                      <wps:cNvSpPr>
                        <a:spLocks/>
                      </wps:cNvSpPr>
                      <wps:spPr bwMode="auto">
                        <a:xfrm>
                          <a:off x="231775" y="3175"/>
                          <a:ext cx="79375" cy="122238"/>
                        </a:xfrm>
                        <a:custGeom>
                          <a:avLst/>
                          <a:gdLst>
                            <a:gd name="T0" fmla="*/ 0 w 50"/>
                            <a:gd name="T1" fmla="*/ 77 h 77"/>
                            <a:gd name="T2" fmla="*/ 0 w 50"/>
                            <a:gd name="T3" fmla="*/ 0 h 77"/>
                            <a:gd name="T4" fmla="*/ 50 w 50"/>
                            <a:gd name="T5" fmla="*/ 0 h 77"/>
                            <a:gd name="T6" fmla="*/ 50 w 50"/>
                            <a:gd name="T7" fmla="*/ 14 h 77"/>
                            <a:gd name="T8" fmla="*/ 17 w 50"/>
                            <a:gd name="T9" fmla="*/ 14 h 77"/>
                            <a:gd name="T10" fmla="*/ 17 w 50"/>
                            <a:gd name="T11" fmla="*/ 31 h 77"/>
                            <a:gd name="T12" fmla="*/ 47 w 50"/>
                            <a:gd name="T13" fmla="*/ 31 h 77"/>
                            <a:gd name="T14" fmla="*/ 47 w 50"/>
                            <a:gd name="T15" fmla="*/ 44 h 77"/>
                            <a:gd name="T16" fmla="*/ 17 w 50"/>
                            <a:gd name="T17" fmla="*/ 44 h 77"/>
                            <a:gd name="T18" fmla="*/ 17 w 50"/>
                            <a:gd name="T19" fmla="*/ 63 h 77"/>
                            <a:gd name="T20" fmla="*/ 50 w 50"/>
                            <a:gd name="T21" fmla="*/ 63 h 77"/>
                            <a:gd name="T22" fmla="*/ 50 w 50"/>
                            <a:gd name="T23" fmla="*/ 77 h 77"/>
                            <a:gd name="T24" fmla="*/ 0 w 50"/>
                            <a:gd name="T25"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0" h="77">
                              <a:moveTo>
                                <a:pt x="0" y="77"/>
                              </a:moveTo>
                              <a:lnTo>
                                <a:pt x="0" y="0"/>
                              </a:lnTo>
                              <a:lnTo>
                                <a:pt x="50" y="0"/>
                              </a:lnTo>
                              <a:lnTo>
                                <a:pt x="50" y="14"/>
                              </a:lnTo>
                              <a:lnTo>
                                <a:pt x="17" y="14"/>
                              </a:lnTo>
                              <a:lnTo>
                                <a:pt x="17" y="31"/>
                              </a:lnTo>
                              <a:lnTo>
                                <a:pt x="47" y="31"/>
                              </a:lnTo>
                              <a:lnTo>
                                <a:pt x="47" y="44"/>
                              </a:lnTo>
                              <a:lnTo>
                                <a:pt x="17" y="44"/>
                              </a:lnTo>
                              <a:lnTo>
                                <a:pt x="17" y="63"/>
                              </a:lnTo>
                              <a:lnTo>
                                <a:pt x="50" y="63"/>
                              </a:lnTo>
                              <a:lnTo>
                                <a:pt x="50" y="77"/>
                              </a:lnTo>
                              <a:lnTo>
                                <a:pt x="0" y="7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39"/>
                      <wps:cNvSpPr>
                        <a:spLocks/>
                      </wps:cNvSpPr>
                      <wps:spPr bwMode="auto">
                        <a:xfrm>
                          <a:off x="377825" y="3175"/>
                          <a:ext cx="25400" cy="122238"/>
                        </a:xfrm>
                        <a:custGeom>
                          <a:avLst/>
                          <a:gdLst>
                            <a:gd name="T0" fmla="*/ 0 w 16"/>
                            <a:gd name="T1" fmla="*/ 77 h 77"/>
                            <a:gd name="T2" fmla="*/ 0 w 16"/>
                            <a:gd name="T3" fmla="*/ 0 h 77"/>
                            <a:gd name="T4" fmla="*/ 8 w 16"/>
                            <a:gd name="T5" fmla="*/ 0 h 77"/>
                            <a:gd name="T6" fmla="*/ 16 w 16"/>
                            <a:gd name="T7" fmla="*/ 0 h 77"/>
                            <a:gd name="T8" fmla="*/ 16 w 16"/>
                            <a:gd name="T9" fmla="*/ 77 h 77"/>
                            <a:gd name="T10" fmla="*/ 0 w 16"/>
                            <a:gd name="T11" fmla="*/ 77 h 77"/>
                          </a:gdLst>
                          <a:ahLst/>
                          <a:cxnLst>
                            <a:cxn ang="0">
                              <a:pos x="T0" y="T1"/>
                            </a:cxn>
                            <a:cxn ang="0">
                              <a:pos x="T2" y="T3"/>
                            </a:cxn>
                            <a:cxn ang="0">
                              <a:pos x="T4" y="T5"/>
                            </a:cxn>
                            <a:cxn ang="0">
                              <a:pos x="T6" y="T7"/>
                            </a:cxn>
                            <a:cxn ang="0">
                              <a:pos x="T8" y="T9"/>
                            </a:cxn>
                            <a:cxn ang="0">
                              <a:pos x="T10" y="T11"/>
                            </a:cxn>
                          </a:cxnLst>
                          <a:rect l="0" t="0" r="r" b="b"/>
                          <a:pathLst>
                            <a:path w="16" h="77">
                              <a:moveTo>
                                <a:pt x="0" y="77"/>
                              </a:moveTo>
                              <a:lnTo>
                                <a:pt x="0" y="0"/>
                              </a:lnTo>
                              <a:lnTo>
                                <a:pt x="8" y="0"/>
                              </a:lnTo>
                              <a:lnTo>
                                <a:pt x="16" y="0"/>
                              </a:lnTo>
                              <a:lnTo>
                                <a:pt x="16" y="77"/>
                              </a:lnTo>
                              <a:lnTo>
                                <a:pt x="0" y="7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1" name="Freeform 40"/>
                      <wps:cNvSpPr>
                        <a:spLocks/>
                      </wps:cNvSpPr>
                      <wps:spPr bwMode="auto">
                        <a:xfrm>
                          <a:off x="422275" y="0"/>
                          <a:ext cx="85725" cy="128588"/>
                        </a:xfrm>
                        <a:custGeom>
                          <a:avLst/>
                          <a:gdLst>
                            <a:gd name="T0" fmla="*/ 0 w 88"/>
                            <a:gd name="T1" fmla="*/ 92 h 132"/>
                            <a:gd name="T2" fmla="*/ 27 w 88"/>
                            <a:gd name="T3" fmla="*/ 92 h 132"/>
                            <a:gd name="T4" fmla="*/ 30 w 88"/>
                            <a:gd name="T5" fmla="*/ 103 h 132"/>
                            <a:gd name="T6" fmla="*/ 44 w 88"/>
                            <a:gd name="T7" fmla="*/ 110 h 132"/>
                            <a:gd name="T8" fmla="*/ 57 w 88"/>
                            <a:gd name="T9" fmla="*/ 105 h 132"/>
                            <a:gd name="T10" fmla="*/ 60 w 88"/>
                            <a:gd name="T11" fmla="*/ 95 h 132"/>
                            <a:gd name="T12" fmla="*/ 54 w 88"/>
                            <a:gd name="T13" fmla="*/ 82 h 132"/>
                            <a:gd name="T14" fmla="*/ 47 w 88"/>
                            <a:gd name="T15" fmla="*/ 78 h 132"/>
                            <a:gd name="T16" fmla="*/ 38 w 88"/>
                            <a:gd name="T17" fmla="*/ 75 h 132"/>
                            <a:gd name="T18" fmla="*/ 15 w 88"/>
                            <a:gd name="T19" fmla="*/ 64 h 132"/>
                            <a:gd name="T20" fmla="*/ 1 w 88"/>
                            <a:gd name="T21" fmla="*/ 35 h 132"/>
                            <a:gd name="T22" fmla="*/ 11 w 88"/>
                            <a:gd name="T23" fmla="*/ 11 h 132"/>
                            <a:gd name="T24" fmla="*/ 41 w 88"/>
                            <a:gd name="T25" fmla="*/ 0 h 132"/>
                            <a:gd name="T26" fmla="*/ 76 w 88"/>
                            <a:gd name="T27" fmla="*/ 16 h 132"/>
                            <a:gd name="T28" fmla="*/ 83 w 88"/>
                            <a:gd name="T29" fmla="*/ 36 h 132"/>
                            <a:gd name="T30" fmla="*/ 57 w 88"/>
                            <a:gd name="T31" fmla="*/ 36 h 132"/>
                            <a:gd name="T32" fmla="*/ 52 w 88"/>
                            <a:gd name="T33" fmla="*/ 26 h 132"/>
                            <a:gd name="T34" fmla="*/ 40 w 88"/>
                            <a:gd name="T35" fmla="*/ 22 h 132"/>
                            <a:gd name="T36" fmla="*/ 30 w 88"/>
                            <a:gd name="T37" fmla="*/ 25 h 132"/>
                            <a:gd name="T38" fmla="*/ 26 w 88"/>
                            <a:gd name="T39" fmla="*/ 35 h 132"/>
                            <a:gd name="T40" fmla="*/ 33 w 88"/>
                            <a:gd name="T41" fmla="*/ 46 h 132"/>
                            <a:gd name="T42" fmla="*/ 51 w 88"/>
                            <a:gd name="T43" fmla="*/ 54 h 132"/>
                            <a:gd name="T44" fmla="*/ 75 w 88"/>
                            <a:gd name="T45" fmla="*/ 66 h 132"/>
                            <a:gd name="T46" fmla="*/ 88 w 88"/>
                            <a:gd name="T47" fmla="*/ 93 h 132"/>
                            <a:gd name="T48" fmla="*/ 76 w 88"/>
                            <a:gd name="T49" fmla="*/ 121 h 132"/>
                            <a:gd name="T50" fmla="*/ 44 w 88"/>
                            <a:gd name="T51" fmla="*/ 132 h 132"/>
                            <a:gd name="T52" fmla="*/ 7 w 88"/>
                            <a:gd name="T53" fmla="*/ 114 h 132"/>
                            <a:gd name="T54" fmla="*/ 0 w 88"/>
                            <a:gd name="T55" fmla="*/ 9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88" h="132">
                              <a:moveTo>
                                <a:pt x="0" y="92"/>
                              </a:moveTo>
                              <a:cubicBezTo>
                                <a:pt x="27" y="92"/>
                                <a:pt x="27" y="92"/>
                                <a:pt x="27" y="92"/>
                              </a:cubicBezTo>
                              <a:cubicBezTo>
                                <a:pt x="28" y="97"/>
                                <a:pt x="29" y="101"/>
                                <a:pt x="30" y="103"/>
                              </a:cubicBezTo>
                              <a:cubicBezTo>
                                <a:pt x="34" y="108"/>
                                <a:pt x="38" y="110"/>
                                <a:pt x="44" y="110"/>
                              </a:cubicBezTo>
                              <a:cubicBezTo>
                                <a:pt x="49" y="110"/>
                                <a:pt x="54" y="109"/>
                                <a:pt x="57" y="105"/>
                              </a:cubicBezTo>
                              <a:cubicBezTo>
                                <a:pt x="59" y="103"/>
                                <a:pt x="60" y="99"/>
                                <a:pt x="60" y="95"/>
                              </a:cubicBezTo>
                              <a:cubicBezTo>
                                <a:pt x="60" y="90"/>
                                <a:pt x="58" y="86"/>
                                <a:pt x="54" y="82"/>
                              </a:cubicBezTo>
                              <a:cubicBezTo>
                                <a:pt x="52" y="81"/>
                                <a:pt x="50" y="79"/>
                                <a:pt x="47" y="78"/>
                              </a:cubicBezTo>
                              <a:cubicBezTo>
                                <a:pt x="46" y="78"/>
                                <a:pt x="43" y="77"/>
                                <a:pt x="38" y="75"/>
                              </a:cubicBezTo>
                              <a:cubicBezTo>
                                <a:pt x="27" y="71"/>
                                <a:pt x="20" y="67"/>
                                <a:pt x="15" y="64"/>
                              </a:cubicBezTo>
                              <a:cubicBezTo>
                                <a:pt x="6" y="57"/>
                                <a:pt x="1" y="47"/>
                                <a:pt x="1" y="35"/>
                              </a:cubicBezTo>
                              <a:cubicBezTo>
                                <a:pt x="1" y="25"/>
                                <a:pt x="5" y="17"/>
                                <a:pt x="11" y="11"/>
                              </a:cubicBezTo>
                              <a:cubicBezTo>
                                <a:pt x="18" y="4"/>
                                <a:pt x="28" y="0"/>
                                <a:pt x="41" y="0"/>
                              </a:cubicBezTo>
                              <a:cubicBezTo>
                                <a:pt x="56" y="0"/>
                                <a:pt x="68" y="6"/>
                                <a:pt x="76" y="16"/>
                              </a:cubicBezTo>
                              <a:cubicBezTo>
                                <a:pt x="80" y="22"/>
                                <a:pt x="82" y="28"/>
                                <a:pt x="83" y="36"/>
                              </a:cubicBezTo>
                              <a:cubicBezTo>
                                <a:pt x="57" y="36"/>
                                <a:pt x="57" y="36"/>
                                <a:pt x="57" y="36"/>
                              </a:cubicBezTo>
                              <a:cubicBezTo>
                                <a:pt x="56" y="32"/>
                                <a:pt x="55" y="28"/>
                                <a:pt x="52" y="26"/>
                              </a:cubicBezTo>
                              <a:cubicBezTo>
                                <a:pt x="49" y="23"/>
                                <a:pt x="45" y="22"/>
                                <a:pt x="40" y="22"/>
                              </a:cubicBezTo>
                              <a:cubicBezTo>
                                <a:pt x="36" y="22"/>
                                <a:pt x="33" y="23"/>
                                <a:pt x="30" y="25"/>
                              </a:cubicBezTo>
                              <a:cubicBezTo>
                                <a:pt x="28" y="27"/>
                                <a:pt x="26" y="30"/>
                                <a:pt x="26" y="35"/>
                              </a:cubicBezTo>
                              <a:cubicBezTo>
                                <a:pt x="26" y="39"/>
                                <a:pt x="28" y="43"/>
                                <a:pt x="33" y="46"/>
                              </a:cubicBezTo>
                              <a:cubicBezTo>
                                <a:pt x="36" y="48"/>
                                <a:pt x="42" y="51"/>
                                <a:pt x="51" y="54"/>
                              </a:cubicBezTo>
                              <a:cubicBezTo>
                                <a:pt x="61" y="57"/>
                                <a:pt x="70" y="61"/>
                                <a:pt x="75" y="66"/>
                              </a:cubicBezTo>
                              <a:cubicBezTo>
                                <a:pt x="84" y="73"/>
                                <a:pt x="88" y="82"/>
                                <a:pt x="88" y="93"/>
                              </a:cubicBezTo>
                              <a:cubicBezTo>
                                <a:pt x="88" y="104"/>
                                <a:pt x="84" y="114"/>
                                <a:pt x="76" y="121"/>
                              </a:cubicBezTo>
                              <a:cubicBezTo>
                                <a:pt x="68" y="128"/>
                                <a:pt x="57" y="132"/>
                                <a:pt x="44" y="132"/>
                              </a:cubicBezTo>
                              <a:cubicBezTo>
                                <a:pt x="27" y="132"/>
                                <a:pt x="15" y="126"/>
                                <a:pt x="7" y="114"/>
                              </a:cubicBezTo>
                              <a:cubicBezTo>
                                <a:pt x="3" y="107"/>
                                <a:pt x="1" y="100"/>
                                <a:pt x="0" y="92"/>
                              </a:cubicBez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reeform 41"/>
                      <wps:cNvSpPr>
                        <a:spLocks/>
                      </wps:cNvSpPr>
                      <wps:spPr bwMode="auto">
                        <a:xfrm>
                          <a:off x="571500" y="3175"/>
                          <a:ext cx="74613" cy="122238"/>
                        </a:xfrm>
                        <a:custGeom>
                          <a:avLst/>
                          <a:gdLst>
                            <a:gd name="T0" fmla="*/ 0 w 47"/>
                            <a:gd name="T1" fmla="*/ 77 h 77"/>
                            <a:gd name="T2" fmla="*/ 0 w 47"/>
                            <a:gd name="T3" fmla="*/ 0 h 77"/>
                            <a:gd name="T4" fmla="*/ 47 w 47"/>
                            <a:gd name="T5" fmla="*/ 0 h 77"/>
                            <a:gd name="T6" fmla="*/ 47 w 47"/>
                            <a:gd name="T7" fmla="*/ 14 h 77"/>
                            <a:gd name="T8" fmla="*/ 16 w 47"/>
                            <a:gd name="T9" fmla="*/ 14 h 77"/>
                            <a:gd name="T10" fmla="*/ 16 w 47"/>
                            <a:gd name="T11" fmla="*/ 32 h 77"/>
                            <a:gd name="T12" fmla="*/ 43 w 47"/>
                            <a:gd name="T13" fmla="*/ 32 h 77"/>
                            <a:gd name="T14" fmla="*/ 43 w 47"/>
                            <a:gd name="T15" fmla="*/ 45 h 77"/>
                            <a:gd name="T16" fmla="*/ 16 w 47"/>
                            <a:gd name="T17" fmla="*/ 45 h 77"/>
                            <a:gd name="T18" fmla="*/ 16 w 47"/>
                            <a:gd name="T19" fmla="*/ 77 h 77"/>
                            <a:gd name="T20" fmla="*/ 0 w 47"/>
                            <a:gd name="T21"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7" h="77">
                              <a:moveTo>
                                <a:pt x="0" y="77"/>
                              </a:moveTo>
                              <a:lnTo>
                                <a:pt x="0" y="0"/>
                              </a:lnTo>
                              <a:lnTo>
                                <a:pt x="47" y="0"/>
                              </a:lnTo>
                              <a:lnTo>
                                <a:pt x="47" y="14"/>
                              </a:lnTo>
                              <a:lnTo>
                                <a:pt x="16" y="14"/>
                              </a:lnTo>
                              <a:lnTo>
                                <a:pt x="16" y="32"/>
                              </a:lnTo>
                              <a:lnTo>
                                <a:pt x="43" y="32"/>
                              </a:lnTo>
                              <a:lnTo>
                                <a:pt x="43" y="45"/>
                              </a:lnTo>
                              <a:lnTo>
                                <a:pt x="16" y="45"/>
                              </a:lnTo>
                              <a:lnTo>
                                <a:pt x="16" y="77"/>
                              </a:lnTo>
                              <a:lnTo>
                                <a:pt x="0" y="7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3" name="Freeform 42"/>
                      <wps:cNvSpPr>
                        <a:spLocks/>
                      </wps:cNvSpPr>
                      <wps:spPr bwMode="auto">
                        <a:xfrm>
                          <a:off x="655638" y="0"/>
                          <a:ext cx="104775" cy="128588"/>
                        </a:xfrm>
                        <a:custGeom>
                          <a:avLst/>
                          <a:gdLst>
                            <a:gd name="T0" fmla="*/ 54 w 107"/>
                            <a:gd name="T1" fmla="*/ 0 h 132"/>
                            <a:gd name="T2" fmla="*/ 90 w 107"/>
                            <a:gd name="T3" fmla="*/ 17 h 132"/>
                            <a:gd name="T4" fmla="*/ 107 w 107"/>
                            <a:gd name="T5" fmla="*/ 66 h 132"/>
                            <a:gd name="T6" fmla="*/ 94 w 107"/>
                            <a:gd name="T7" fmla="*/ 111 h 132"/>
                            <a:gd name="T8" fmla="*/ 76 w 107"/>
                            <a:gd name="T9" fmla="*/ 127 h 132"/>
                            <a:gd name="T10" fmla="*/ 53 w 107"/>
                            <a:gd name="T11" fmla="*/ 132 h 132"/>
                            <a:gd name="T12" fmla="*/ 12 w 107"/>
                            <a:gd name="T13" fmla="*/ 110 h 132"/>
                            <a:gd name="T14" fmla="*/ 0 w 107"/>
                            <a:gd name="T15" fmla="*/ 66 h 132"/>
                            <a:gd name="T16" fmla="*/ 15 w 107"/>
                            <a:gd name="T17" fmla="*/ 17 h 132"/>
                            <a:gd name="T18" fmla="*/ 54 w 107"/>
                            <a:gd name="T19" fmla="*/ 0 h 132"/>
                            <a:gd name="T20" fmla="*/ 53 w 107"/>
                            <a:gd name="T21" fmla="*/ 23 h 132"/>
                            <a:gd name="T22" fmla="*/ 34 w 107"/>
                            <a:gd name="T23" fmla="*/ 35 h 132"/>
                            <a:gd name="T24" fmla="*/ 27 w 107"/>
                            <a:gd name="T25" fmla="*/ 66 h 132"/>
                            <a:gd name="T26" fmla="*/ 34 w 107"/>
                            <a:gd name="T27" fmla="*/ 97 h 132"/>
                            <a:gd name="T28" fmla="*/ 44 w 107"/>
                            <a:gd name="T29" fmla="*/ 106 h 132"/>
                            <a:gd name="T30" fmla="*/ 53 w 107"/>
                            <a:gd name="T31" fmla="*/ 109 h 132"/>
                            <a:gd name="T32" fmla="*/ 67 w 107"/>
                            <a:gd name="T33" fmla="*/ 104 h 132"/>
                            <a:gd name="T34" fmla="*/ 77 w 107"/>
                            <a:gd name="T35" fmla="*/ 87 h 132"/>
                            <a:gd name="T36" fmla="*/ 80 w 107"/>
                            <a:gd name="T37" fmla="*/ 66 h 132"/>
                            <a:gd name="T38" fmla="*/ 73 w 107"/>
                            <a:gd name="T39" fmla="*/ 35 h 132"/>
                            <a:gd name="T40" fmla="*/ 53 w 107"/>
                            <a:gd name="T41" fmla="*/ 23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7" h="132">
                              <a:moveTo>
                                <a:pt x="54" y="0"/>
                              </a:moveTo>
                              <a:cubicBezTo>
                                <a:pt x="69" y="0"/>
                                <a:pt x="81" y="6"/>
                                <a:pt x="90" y="17"/>
                              </a:cubicBezTo>
                              <a:cubicBezTo>
                                <a:pt x="101" y="29"/>
                                <a:pt x="107" y="45"/>
                                <a:pt x="107" y="66"/>
                              </a:cubicBezTo>
                              <a:cubicBezTo>
                                <a:pt x="107" y="84"/>
                                <a:pt x="103" y="99"/>
                                <a:pt x="94" y="111"/>
                              </a:cubicBezTo>
                              <a:cubicBezTo>
                                <a:pt x="89" y="118"/>
                                <a:pt x="83" y="123"/>
                                <a:pt x="76" y="127"/>
                              </a:cubicBezTo>
                              <a:cubicBezTo>
                                <a:pt x="69" y="130"/>
                                <a:pt x="62" y="132"/>
                                <a:pt x="53" y="132"/>
                              </a:cubicBezTo>
                              <a:cubicBezTo>
                                <a:pt x="36" y="132"/>
                                <a:pt x="22" y="125"/>
                                <a:pt x="12" y="110"/>
                              </a:cubicBezTo>
                              <a:cubicBezTo>
                                <a:pt x="4" y="99"/>
                                <a:pt x="0" y="84"/>
                                <a:pt x="0" y="66"/>
                              </a:cubicBezTo>
                              <a:cubicBezTo>
                                <a:pt x="0" y="46"/>
                                <a:pt x="5" y="29"/>
                                <a:pt x="15" y="17"/>
                              </a:cubicBezTo>
                              <a:cubicBezTo>
                                <a:pt x="25" y="6"/>
                                <a:pt x="38" y="0"/>
                                <a:pt x="54" y="0"/>
                              </a:cubicBezTo>
                              <a:close/>
                              <a:moveTo>
                                <a:pt x="53" y="23"/>
                              </a:moveTo>
                              <a:cubicBezTo>
                                <a:pt x="45" y="23"/>
                                <a:pt x="38" y="27"/>
                                <a:pt x="34" y="35"/>
                              </a:cubicBezTo>
                              <a:cubicBezTo>
                                <a:pt x="29" y="44"/>
                                <a:pt x="27" y="54"/>
                                <a:pt x="27" y="66"/>
                              </a:cubicBezTo>
                              <a:cubicBezTo>
                                <a:pt x="27" y="78"/>
                                <a:pt x="29" y="89"/>
                                <a:pt x="34" y="97"/>
                              </a:cubicBezTo>
                              <a:cubicBezTo>
                                <a:pt x="36" y="101"/>
                                <a:pt x="39" y="104"/>
                                <a:pt x="44" y="106"/>
                              </a:cubicBezTo>
                              <a:cubicBezTo>
                                <a:pt x="47" y="108"/>
                                <a:pt x="50" y="109"/>
                                <a:pt x="53" y="109"/>
                              </a:cubicBezTo>
                              <a:cubicBezTo>
                                <a:pt x="59" y="109"/>
                                <a:pt x="63" y="107"/>
                                <a:pt x="67" y="104"/>
                              </a:cubicBezTo>
                              <a:cubicBezTo>
                                <a:pt x="71" y="100"/>
                                <a:pt x="75" y="94"/>
                                <a:pt x="77" y="87"/>
                              </a:cubicBezTo>
                              <a:cubicBezTo>
                                <a:pt x="79" y="80"/>
                                <a:pt x="80" y="73"/>
                                <a:pt x="80" y="66"/>
                              </a:cubicBezTo>
                              <a:cubicBezTo>
                                <a:pt x="80" y="54"/>
                                <a:pt x="77" y="43"/>
                                <a:pt x="73" y="35"/>
                              </a:cubicBezTo>
                              <a:cubicBezTo>
                                <a:pt x="68" y="27"/>
                                <a:pt x="61" y="23"/>
                                <a:pt x="53" y="23"/>
                              </a:cubicBez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1" name="Freeform 43"/>
                      <wps:cNvSpPr>
                        <a:spLocks/>
                      </wps:cNvSpPr>
                      <wps:spPr bwMode="auto">
                        <a:xfrm>
                          <a:off x="779463" y="3175"/>
                          <a:ext cx="92075" cy="122238"/>
                        </a:xfrm>
                        <a:custGeom>
                          <a:avLst/>
                          <a:gdLst>
                            <a:gd name="T0" fmla="*/ 0 w 94"/>
                            <a:gd name="T1" fmla="*/ 126 h 126"/>
                            <a:gd name="T2" fmla="*/ 0 w 94"/>
                            <a:gd name="T3" fmla="*/ 0 h 126"/>
                            <a:gd name="T4" fmla="*/ 49 w 94"/>
                            <a:gd name="T5" fmla="*/ 0 h 126"/>
                            <a:gd name="T6" fmla="*/ 78 w 94"/>
                            <a:gd name="T7" fmla="*/ 9 h 126"/>
                            <a:gd name="T8" fmla="*/ 90 w 94"/>
                            <a:gd name="T9" fmla="*/ 35 h 126"/>
                            <a:gd name="T10" fmla="*/ 81 w 94"/>
                            <a:gd name="T11" fmla="*/ 59 h 126"/>
                            <a:gd name="T12" fmla="*/ 72 w 94"/>
                            <a:gd name="T13" fmla="*/ 66 h 126"/>
                            <a:gd name="T14" fmla="*/ 84 w 94"/>
                            <a:gd name="T15" fmla="*/ 76 h 126"/>
                            <a:gd name="T16" fmla="*/ 88 w 94"/>
                            <a:gd name="T17" fmla="*/ 89 h 126"/>
                            <a:gd name="T18" fmla="*/ 89 w 94"/>
                            <a:gd name="T19" fmla="*/ 108 h 126"/>
                            <a:gd name="T20" fmla="*/ 91 w 94"/>
                            <a:gd name="T21" fmla="*/ 121 h 126"/>
                            <a:gd name="T22" fmla="*/ 94 w 94"/>
                            <a:gd name="T23" fmla="*/ 126 h 126"/>
                            <a:gd name="T24" fmla="*/ 66 w 94"/>
                            <a:gd name="T25" fmla="*/ 126 h 126"/>
                            <a:gd name="T26" fmla="*/ 64 w 94"/>
                            <a:gd name="T27" fmla="*/ 119 h 126"/>
                            <a:gd name="T28" fmla="*/ 63 w 94"/>
                            <a:gd name="T29" fmla="*/ 102 h 126"/>
                            <a:gd name="T30" fmla="*/ 59 w 94"/>
                            <a:gd name="T31" fmla="*/ 85 h 126"/>
                            <a:gd name="T32" fmla="*/ 51 w 94"/>
                            <a:gd name="T33" fmla="*/ 77 h 126"/>
                            <a:gd name="T34" fmla="*/ 43 w 94"/>
                            <a:gd name="T35" fmla="*/ 76 h 126"/>
                            <a:gd name="T36" fmla="*/ 27 w 94"/>
                            <a:gd name="T37" fmla="*/ 76 h 126"/>
                            <a:gd name="T38" fmla="*/ 27 w 94"/>
                            <a:gd name="T39" fmla="*/ 126 h 126"/>
                            <a:gd name="T40" fmla="*/ 0 w 94"/>
                            <a:gd name="T41" fmla="*/ 126 h 126"/>
                            <a:gd name="T42" fmla="*/ 27 w 94"/>
                            <a:gd name="T43" fmla="*/ 56 h 126"/>
                            <a:gd name="T44" fmla="*/ 42 w 94"/>
                            <a:gd name="T45" fmla="*/ 56 h 126"/>
                            <a:gd name="T46" fmla="*/ 59 w 94"/>
                            <a:gd name="T47" fmla="*/ 51 h 126"/>
                            <a:gd name="T48" fmla="*/ 63 w 94"/>
                            <a:gd name="T49" fmla="*/ 38 h 126"/>
                            <a:gd name="T50" fmla="*/ 56 w 94"/>
                            <a:gd name="T51" fmla="*/ 24 h 126"/>
                            <a:gd name="T52" fmla="*/ 43 w 94"/>
                            <a:gd name="T53" fmla="*/ 22 h 126"/>
                            <a:gd name="T54" fmla="*/ 27 w 94"/>
                            <a:gd name="T55" fmla="*/ 22 h 126"/>
                            <a:gd name="T56" fmla="*/ 27 w 94"/>
                            <a:gd name="T57" fmla="*/ 56 h 1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4" h="126">
                              <a:moveTo>
                                <a:pt x="0" y="126"/>
                              </a:moveTo>
                              <a:cubicBezTo>
                                <a:pt x="0" y="0"/>
                                <a:pt x="0" y="0"/>
                                <a:pt x="0" y="0"/>
                              </a:cubicBezTo>
                              <a:cubicBezTo>
                                <a:pt x="49" y="0"/>
                                <a:pt x="49" y="0"/>
                                <a:pt x="49" y="0"/>
                              </a:cubicBezTo>
                              <a:cubicBezTo>
                                <a:pt x="61" y="0"/>
                                <a:pt x="71" y="3"/>
                                <a:pt x="78" y="9"/>
                              </a:cubicBezTo>
                              <a:cubicBezTo>
                                <a:pt x="86" y="15"/>
                                <a:pt x="90" y="24"/>
                                <a:pt x="90" y="35"/>
                              </a:cubicBezTo>
                              <a:cubicBezTo>
                                <a:pt x="90" y="45"/>
                                <a:pt x="87" y="53"/>
                                <a:pt x="81" y="59"/>
                              </a:cubicBezTo>
                              <a:cubicBezTo>
                                <a:pt x="79" y="62"/>
                                <a:pt x="76" y="64"/>
                                <a:pt x="72" y="66"/>
                              </a:cubicBezTo>
                              <a:cubicBezTo>
                                <a:pt x="77" y="68"/>
                                <a:pt x="81" y="71"/>
                                <a:pt x="84" y="76"/>
                              </a:cubicBezTo>
                              <a:cubicBezTo>
                                <a:pt x="85" y="79"/>
                                <a:pt x="87" y="83"/>
                                <a:pt x="88" y="89"/>
                              </a:cubicBezTo>
                              <a:cubicBezTo>
                                <a:pt x="88" y="91"/>
                                <a:pt x="88" y="97"/>
                                <a:pt x="89" y="108"/>
                              </a:cubicBezTo>
                              <a:cubicBezTo>
                                <a:pt x="90" y="115"/>
                                <a:pt x="90" y="119"/>
                                <a:pt x="91" y="121"/>
                              </a:cubicBezTo>
                              <a:cubicBezTo>
                                <a:pt x="92" y="122"/>
                                <a:pt x="92" y="124"/>
                                <a:pt x="94" y="126"/>
                              </a:cubicBezTo>
                              <a:cubicBezTo>
                                <a:pt x="66" y="126"/>
                                <a:pt x="66" y="126"/>
                                <a:pt x="66" y="126"/>
                              </a:cubicBezTo>
                              <a:cubicBezTo>
                                <a:pt x="65" y="124"/>
                                <a:pt x="64" y="121"/>
                                <a:pt x="64" y="119"/>
                              </a:cubicBezTo>
                              <a:cubicBezTo>
                                <a:pt x="64" y="117"/>
                                <a:pt x="63" y="112"/>
                                <a:pt x="63" y="102"/>
                              </a:cubicBezTo>
                              <a:cubicBezTo>
                                <a:pt x="62" y="94"/>
                                <a:pt x="61" y="88"/>
                                <a:pt x="59" y="85"/>
                              </a:cubicBezTo>
                              <a:cubicBezTo>
                                <a:pt x="57" y="81"/>
                                <a:pt x="55" y="78"/>
                                <a:pt x="51" y="77"/>
                              </a:cubicBezTo>
                              <a:cubicBezTo>
                                <a:pt x="49" y="77"/>
                                <a:pt x="46" y="76"/>
                                <a:pt x="43" y="76"/>
                              </a:cubicBezTo>
                              <a:cubicBezTo>
                                <a:pt x="27" y="76"/>
                                <a:pt x="27" y="76"/>
                                <a:pt x="27" y="76"/>
                              </a:cubicBezTo>
                              <a:cubicBezTo>
                                <a:pt x="27" y="126"/>
                                <a:pt x="27" y="126"/>
                                <a:pt x="27" y="126"/>
                              </a:cubicBezTo>
                              <a:lnTo>
                                <a:pt x="0" y="126"/>
                              </a:lnTo>
                              <a:close/>
                              <a:moveTo>
                                <a:pt x="27" y="56"/>
                              </a:moveTo>
                              <a:cubicBezTo>
                                <a:pt x="42" y="56"/>
                                <a:pt x="42" y="56"/>
                                <a:pt x="42" y="56"/>
                              </a:cubicBezTo>
                              <a:cubicBezTo>
                                <a:pt x="50" y="56"/>
                                <a:pt x="56" y="54"/>
                                <a:pt x="59" y="51"/>
                              </a:cubicBezTo>
                              <a:cubicBezTo>
                                <a:pt x="61" y="48"/>
                                <a:pt x="63" y="44"/>
                                <a:pt x="63" y="38"/>
                              </a:cubicBezTo>
                              <a:cubicBezTo>
                                <a:pt x="63" y="32"/>
                                <a:pt x="61" y="27"/>
                                <a:pt x="56" y="24"/>
                              </a:cubicBezTo>
                              <a:cubicBezTo>
                                <a:pt x="54" y="23"/>
                                <a:pt x="49" y="22"/>
                                <a:pt x="43" y="22"/>
                              </a:cubicBezTo>
                              <a:cubicBezTo>
                                <a:pt x="27" y="22"/>
                                <a:pt x="27" y="22"/>
                                <a:pt x="27" y="22"/>
                              </a:cubicBezTo>
                              <a:lnTo>
                                <a:pt x="27" y="56"/>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2" name="Freeform 44"/>
                      <wps:cNvSpPr>
                        <a:spLocks/>
                      </wps:cNvSpPr>
                      <wps:spPr bwMode="auto">
                        <a:xfrm>
                          <a:off x="931863" y="0"/>
                          <a:ext cx="85725" cy="128588"/>
                        </a:xfrm>
                        <a:custGeom>
                          <a:avLst/>
                          <a:gdLst>
                            <a:gd name="T0" fmla="*/ 0 w 88"/>
                            <a:gd name="T1" fmla="*/ 92 h 132"/>
                            <a:gd name="T2" fmla="*/ 27 w 88"/>
                            <a:gd name="T3" fmla="*/ 92 h 132"/>
                            <a:gd name="T4" fmla="*/ 31 w 88"/>
                            <a:gd name="T5" fmla="*/ 103 h 132"/>
                            <a:gd name="T6" fmla="*/ 44 w 88"/>
                            <a:gd name="T7" fmla="*/ 110 h 132"/>
                            <a:gd name="T8" fmla="*/ 57 w 88"/>
                            <a:gd name="T9" fmla="*/ 105 h 132"/>
                            <a:gd name="T10" fmla="*/ 61 w 88"/>
                            <a:gd name="T11" fmla="*/ 95 h 132"/>
                            <a:gd name="T12" fmla="*/ 54 w 88"/>
                            <a:gd name="T13" fmla="*/ 82 h 132"/>
                            <a:gd name="T14" fmla="*/ 47 w 88"/>
                            <a:gd name="T15" fmla="*/ 78 h 132"/>
                            <a:gd name="T16" fmla="*/ 38 w 88"/>
                            <a:gd name="T17" fmla="*/ 75 h 132"/>
                            <a:gd name="T18" fmla="*/ 15 w 88"/>
                            <a:gd name="T19" fmla="*/ 64 h 132"/>
                            <a:gd name="T20" fmla="*/ 2 w 88"/>
                            <a:gd name="T21" fmla="*/ 35 h 132"/>
                            <a:gd name="T22" fmla="*/ 11 w 88"/>
                            <a:gd name="T23" fmla="*/ 11 h 132"/>
                            <a:gd name="T24" fmla="*/ 41 w 88"/>
                            <a:gd name="T25" fmla="*/ 0 h 132"/>
                            <a:gd name="T26" fmla="*/ 76 w 88"/>
                            <a:gd name="T27" fmla="*/ 16 h 132"/>
                            <a:gd name="T28" fmla="*/ 83 w 88"/>
                            <a:gd name="T29" fmla="*/ 36 h 132"/>
                            <a:gd name="T30" fmla="*/ 57 w 88"/>
                            <a:gd name="T31" fmla="*/ 36 h 132"/>
                            <a:gd name="T32" fmla="*/ 52 w 88"/>
                            <a:gd name="T33" fmla="*/ 26 h 132"/>
                            <a:gd name="T34" fmla="*/ 41 w 88"/>
                            <a:gd name="T35" fmla="*/ 22 h 132"/>
                            <a:gd name="T36" fmla="*/ 31 w 88"/>
                            <a:gd name="T37" fmla="*/ 25 h 132"/>
                            <a:gd name="T38" fmla="*/ 27 w 88"/>
                            <a:gd name="T39" fmla="*/ 35 h 132"/>
                            <a:gd name="T40" fmla="*/ 33 w 88"/>
                            <a:gd name="T41" fmla="*/ 46 h 132"/>
                            <a:gd name="T42" fmla="*/ 51 w 88"/>
                            <a:gd name="T43" fmla="*/ 54 h 132"/>
                            <a:gd name="T44" fmla="*/ 76 w 88"/>
                            <a:gd name="T45" fmla="*/ 66 h 132"/>
                            <a:gd name="T46" fmla="*/ 88 w 88"/>
                            <a:gd name="T47" fmla="*/ 93 h 132"/>
                            <a:gd name="T48" fmla="*/ 77 w 88"/>
                            <a:gd name="T49" fmla="*/ 121 h 132"/>
                            <a:gd name="T50" fmla="*/ 44 w 88"/>
                            <a:gd name="T51" fmla="*/ 132 h 132"/>
                            <a:gd name="T52" fmla="*/ 8 w 88"/>
                            <a:gd name="T53" fmla="*/ 114 h 132"/>
                            <a:gd name="T54" fmla="*/ 0 w 88"/>
                            <a:gd name="T55" fmla="*/ 9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88" h="132">
                              <a:moveTo>
                                <a:pt x="0" y="92"/>
                              </a:moveTo>
                              <a:cubicBezTo>
                                <a:pt x="27" y="92"/>
                                <a:pt x="27" y="92"/>
                                <a:pt x="27" y="92"/>
                              </a:cubicBezTo>
                              <a:cubicBezTo>
                                <a:pt x="28" y="97"/>
                                <a:pt x="29" y="101"/>
                                <a:pt x="31" y="103"/>
                              </a:cubicBezTo>
                              <a:cubicBezTo>
                                <a:pt x="34" y="108"/>
                                <a:pt x="38" y="110"/>
                                <a:pt x="44" y="110"/>
                              </a:cubicBezTo>
                              <a:cubicBezTo>
                                <a:pt x="50" y="110"/>
                                <a:pt x="54" y="109"/>
                                <a:pt x="57" y="105"/>
                              </a:cubicBezTo>
                              <a:cubicBezTo>
                                <a:pt x="59" y="103"/>
                                <a:pt x="61" y="99"/>
                                <a:pt x="61" y="95"/>
                              </a:cubicBezTo>
                              <a:cubicBezTo>
                                <a:pt x="61" y="90"/>
                                <a:pt x="59" y="86"/>
                                <a:pt x="54" y="82"/>
                              </a:cubicBezTo>
                              <a:cubicBezTo>
                                <a:pt x="53" y="81"/>
                                <a:pt x="50" y="79"/>
                                <a:pt x="47" y="78"/>
                              </a:cubicBezTo>
                              <a:cubicBezTo>
                                <a:pt x="46" y="78"/>
                                <a:pt x="43" y="77"/>
                                <a:pt x="38" y="75"/>
                              </a:cubicBezTo>
                              <a:cubicBezTo>
                                <a:pt x="27" y="71"/>
                                <a:pt x="20" y="67"/>
                                <a:pt x="15" y="64"/>
                              </a:cubicBezTo>
                              <a:cubicBezTo>
                                <a:pt x="6" y="57"/>
                                <a:pt x="2" y="47"/>
                                <a:pt x="2" y="35"/>
                              </a:cubicBezTo>
                              <a:cubicBezTo>
                                <a:pt x="2" y="25"/>
                                <a:pt x="5" y="17"/>
                                <a:pt x="11" y="11"/>
                              </a:cubicBezTo>
                              <a:cubicBezTo>
                                <a:pt x="18" y="4"/>
                                <a:pt x="28" y="0"/>
                                <a:pt x="41" y="0"/>
                              </a:cubicBezTo>
                              <a:cubicBezTo>
                                <a:pt x="56" y="0"/>
                                <a:pt x="68" y="6"/>
                                <a:pt x="76" y="16"/>
                              </a:cubicBezTo>
                              <a:cubicBezTo>
                                <a:pt x="80" y="22"/>
                                <a:pt x="82" y="28"/>
                                <a:pt x="83" y="36"/>
                              </a:cubicBezTo>
                              <a:cubicBezTo>
                                <a:pt x="57" y="36"/>
                                <a:pt x="57" y="36"/>
                                <a:pt x="57" y="36"/>
                              </a:cubicBezTo>
                              <a:cubicBezTo>
                                <a:pt x="56" y="32"/>
                                <a:pt x="55" y="28"/>
                                <a:pt x="52" y="26"/>
                              </a:cubicBezTo>
                              <a:cubicBezTo>
                                <a:pt x="50" y="23"/>
                                <a:pt x="46" y="22"/>
                                <a:pt x="41" y="22"/>
                              </a:cubicBezTo>
                              <a:cubicBezTo>
                                <a:pt x="36" y="22"/>
                                <a:pt x="33" y="23"/>
                                <a:pt x="31" y="25"/>
                              </a:cubicBezTo>
                              <a:cubicBezTo>
                                <a:pt x="28" y="27"/>
                                <a:pt x="27" y="30"/>
                                <a:pt x="27" y="35"/>
                              </a:cubicBezTo>
                              <a:cubicBezTo>
                                <a:pt x="27" y="39"/>
                                <a:pt x="29" y="43"/>
                                <a:pt x="33" y="46"/>
                              </a:cubicBezTo>
                              <a:cubicBezTo>
                                <a:pt x="36" y="48"/>
                                <a:pt x="42" y="51"/>
                                <a:pt x="51" y="54"/>
                              </a:cubicBezTo>
                              <a:cubicBezTo>
                                <a:pt x="62" y="57"/>
                                <a:pt x="70" y="61"/>
                                <a:pt x="76" y="66"/>
                              </a:cubicBezTo>
                              <a:cubicBezTo>
                                <a:pt x="84" y="73"/>
                                <a:pt x="88" y="82"/>
                                <a:pt x="88" y="93"/>
                              </a:cubicBezTo>
                              <a:cubicBezTo>
                                <a:pt x="88" y="104"/>
                                <a:pt x="84" y="114"/>
                                <a:pt x="77" y="121"/>
                              </a:cubicBezTo>
                              <a:cubicBezTo>
                                <a:pt x="68" y="128"/>
                                <a:pt x="58" y="132"/>
                                <a:pt x="44" y="132"/>
                              </a:cubicBezTo>
                              <a:cubicBezTo>
                                <a:pt x="28" y="132"/>
                                <a:pt x="16" y="126"/>
                                <a:pt x="8" y="114"/>
                              </a:cubicBezTo>
                              <a:cubicBezTo>
                                <a:pt x="4" y="107"/>
                                <a:pt x="1" y="100"/>
                                <a:pt x="0" y="92"/>
                              </a:cubicBez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3" name="Freeform 45"/>
                      <wps:cNvSpPr>
                        <a:spLocks/>
                      </wps:cNvSpPr>
                      <wps:spPr bwMode="auto">
                        <a:xfrm>
                          <a:off x="1035050" y="3175"/>
                          <a:ext cx="92075" cy="122238"/>
                        </a:xfrm>
                        <a:custGeom>
                          <a:avLst/>
                          <a:gdLst>
                            <a:gd name="T0" fmla="*/ 0 w 58"/>
                            <a:gd name="T1" fmla="*/ 77 h 77"/>
                            <a:gd name="T2" fmla="*/ 0 w 58"/>
                            <a:gd name="T3" fmla="*/ 0 h 77"/>
                            <a:gd name="T4" fmla="*/ 17 w 58"/>
                            <a:gd name="T5" fmla="*/ 0 h 77"/>
                            <a:gd name="T6" fmla="*/ 17 w 58"/>
                            <a:gd name="T7" fmla="*/ 29 h 77"/>
                            <a:gd name="T8" fmla="*/ 41 w 58"/>
                            <a:gd name="T9" fmla="*/ 29 h 77"/>
                            <a:gd name="T10" fmla="*/ 41 w 58"/>
                            <a:gd name="T11" fmla="*/ 0 h 77"/>
                            <a:gd name="T12" fmla="*/ 58 w 58"/>
                            <a:gd name="T13" fmla="*/ 0 h 77"/>
                            <a:gd name="T14" fmla="*/ 58 w 58"/>
                            <a:gd name="T15" fmla="*/ 77 h 77"/>
                            <a:gd name="T16" fmla="*/ 41 w 58"/>
                            <a:gd name="T17" fmla="*/ 77 h 77"/>
                            <a:gd name="T18" fmla="*/ 41 w 58"/>
                            <a:gd name="T19" fmla="*/ 43 h 77"/>
                            <a:gd name="T20" fmla="*/ 17 w 58"/>
                            <a:gd name="T21" fmla="*/ 43 h 77"/>
                            <a:gd name="T22" fmla="*/ 17 w 58"/>
                            <a:gd name="T23" fmla="*/ 77 h 77"/>
                            <a:gd name="T24" fmla="*/ 0 w 58"/>
                            <a:gd name="T25"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 h="77">
                              <a:moveTo>
                                <a:pt x="0" y="77"/>
                              </a:moveTo>
                              <a:lnTo>
                                <a:pt x="0" y="0"/>
                              </a:lnTo>
                              <a:lnTo>
                                <a:pt x="17" y="0"/>
                              </a:lnTo>
                              <a:lnTo>
                                <a:pt x="17" y="29"/>
                              </a:lnTo>
                              <a:lnTo>
                                <a:pt x="41" y="29"/>
                              </a:lnTo>
                              <a:lnTo>
                                <a:pt x="41" y="0"/>
                              </a:lnTo>
                              <a:lnTo>
                                <a:pt x="58" y="0"/>
                              </a:lnTo>
                              <a:lnTo>
                                <a:pt x="58" y="77"/>
                              </a:lnTo>
                              <a:lnTo>
                                <a:pt x="41" y="77"/>
                              </a:lnTo>
                              <a:lnTo>
                                <a:pt x="41" y="43"/>
                              </a:lnTo>
                              <a:lnTo>
                                <a:pt x="17" y="43"/>
                              </a:lnTo>
                              <a:lnTo>
                                <a:pt x="17" y="77"/>
                              </a:lnTo>
                              <a:lnTo>
                                <a:pt x="0" y="7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4" name="Freeform 46"/>
                      <wps:cNvSpPr>
                        <a:spLocks/>
                      </wps:cNvSpPr>
                      <wps:spPr bwMode="auto">
                        <a:xfrm>
                          <a:off x="1139825" y="3175"/>
                          <a:ext cx="104775" cy="122238"/>
                        </a:xfrm>
                        <a:custGeom>
                          <a:avLst/>
                          <a:gdLst>
                            <a:gd name="T0" fmla="*/ 25 w 66"/>
                            <a:gd name="T1" fmla="*/ 0 h 77"/>
                            <a:gd name="T2" fmla="*/ 42 w 66"/>
                            <a:gd name="T3" fmla="*/ 0 h 77"/>
                            <a:gd name="T4" fmla="*/ 66 w 66"/>
                            <a:gd name="T5" fmla="*/ 77 h 77"/>
                            <a:gd name="T6" fmla="*/ 49 w 66"/>
                            <a:gd name="T7" fmla="*/ 77 h 77"/>
                            <a:gd name="T8" fmla="*/ 44 w 66"/>
                            <a:gd name="T9" fmla="*/ 60 h 77"/>
                            <a:gd name="T10" fmla="*/ 22 w 66"/>
                            <a:gd name="T11" fmla="*/ 60 h 77"/>
                            <a:gd name="T12" fmla="*/ 18 w 66"/>
                            <a:gd name="T13" fmla="*/ 77 h 77"/>
                            <a:gd name="T14" fmla="*/ 0 w 66"/>
                            <a:gd name="T15" fmla="*/ 77 h 77"/>
                            <a:gd name="T16" fmla="*/ 25 w 66"/>
                            <a:gd name="T17" fmla="*/ 0 h 77"/>
                            <a:gd name="T18" fmla="*/ 26 w 66"/>
                            <a:gd name="T19" fmla="*/ 47 h 77"/>
                            <a:gd name="T20" fmla="*/ 41 w 66"/>
                            <a:gd name="T21" fmla="*/ 47 h 77"/>
                            <a:gd name="T22" fmla="*/ 33 w 66"/>
                            <a:gd name="T23" fmla="*/ 21 h 77"/>
                            <a:gd name="T24" fmla="*/ 26 w 66"/>
                            <a:gd name="T25" fmla="*/ 4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6" h="77">
                              <a:moveTo>
                                <a:pt x="25" y="0"/>
                              </a:moveTo>
                              <a:lnTo>
                                <a:pt x="42" y="0"/>
                              </a:lnTo>
                              <a:lnTo>
                                <a:pt x="66" y="77"/>
                              </a:lnTo>
                              <a:lnTo>
                                <a:pt x="49" y="77"/>
                              </a:lnTo>
                              <a:lnTo>
                                <a:pt x="44" y="60"/>
                              </a:lnTo>
                              <a:lnTo>
                                <a:pt x="22" y="60"/>
                              </a:lnTo>
                              <a:lnTo>
                                <a:pt x="18" y="77"/>
                              </a:lnTo>
                              <a:lnTo>
                                <a:pt x="0" y="77"/>
                              </a:lnTo>
                              <a:lnTo>
                                <a:pt x="25" y="0"/>
                              </a:lnTo>
                              <a:close/>
                              <a:moveTo>
                                <a:pt x="26" y="47"/>
                              </a:moveTo>
                              <a:lnTo>
                                <a:pt x="41" y="47"/>
                              </a:lnTo>
                              <a:lnTo>
                                <a:pt x="33" y="21"/>
                              </a:lnTo>
                              <a:lnTo>
                                <a:pt x="26" y="4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5" name="Freeform 47"/>
                      <wps:cNvSpPr>
                        <a:spLocks/>
                      </wps:cNvSpPr>
                      <wps:spPr bwMode="auto">
                        <a:xfrm>
                          <a:off x="1258888" y="3175"/>
                          <a:ext cx="90488" cy="122238"/>
                        </a:xfrm>
                        <a:custGeom>
                          <a:avLst/>
                          <a:gdLst>
                            <a:gd name="T0" fmla="*/ 0 w 93"/>
                            <a:gd name="T1" fmla="*/ 126 h 126"/>
                            <a:gd name="T2" fmla="*/ 0 w 93"/>
                            <a:gd name="T3" fmla="*/ 0 h 126"/>
                            <a:gd name="T4" fmla="*/ 48 w 93"/>
                            <a:gd name="T5" fmla="*/ 0 h 126"/>
                            <a:gd name="T6" fmla="*/ 77 w 93"/>
                            <a:gd name="T7" fmla="*/ 9 h 126"/>
                            <a:gd name="T8" fmla="*/ 89 w 93"/>
                            <a:gd name="T9" fmla="*/ 35 h 126"/>
                            <a:gd name="T10" fmla="*/ 81 w 93"/>
                            <a:gd name="T11" fmla="*/ 59 h 126"/>
                            <a:gd name="T12" fmla="*/ 71 w 93"/>
                            <a:gd name="T13" fmla="*/ 66 h 126"/>
                            <a:gd name="T14" fmla="*/ 83 w 93"/>
                            <a:gd name="T15" fmla="*/ 76 h 126"/>
                            <a:gd name="T16" fmla="*/ 87 w 93"/>
                            <a:gd name="T17" fmla="*/ 89 h 126"/>
                            <a:gd name="T18" fmla="*/ 89 w 93"/>
                            <a:gd name="T19" fmla="*/ 108 h 126"/>
                            <a:gd name="T20" fmla="*/ 91 w 93"/>
                            <a:gd name="T21" fmla="*/ 121 h 126"/>
                            <a:gd name="T22" fmla="*/ 93 w 93"/>
                            <a:gd name="T23" fmla="*/ 126 h 126"/>
                            <a:gd name="T24" fmla="*/ 65 w 93"/>
                            <a:gd name="T25" fmla="*/ 126 h 126"/>
                            <a:gd name="T26" fmla="*/ 63 w 93"/>
                            <a:gd name="T27" fmla="*/ 119 h 126"/>
                            <a:gd name="T28" fmla="*/ 62 w 93"/>
                            <a:gd name="T29" fmla="*/ 102 h 126"/>
                            <a:gd name="T30" fmla="*/ 59 w 93"/>
                            <a:gd name="T31" fmla="*/ 85 h 126"/>
                            <a:gd name="T32" fmla="*/ 50 w 93"/>
                            <a:gd name="T33" fmla="*/ 77 h 126"/>
                            <a:gd name="T34" fmla="*/ 42 w 93"/>
                            <a:gd name="T35" fmla="*/ 76 h 126"/>
                            <a:gd name="T36" fmla="*/ 27 w 93"/>
                            <a:gd name="T37" fmla="*/ 76 h 126"/>
                            <a:gd name="T38" fmla="*/ 27 w 93"/>
                            <a:gd name="T39" fmla="*/ 126 h 126"/>
                            <a:gd name="T40" fmla="*/ 0 w 93"/>
                            <a:gd name="T41" fmla="*/ 126 h 126"/>
                            <a:gd name="T42" fmla="*/ 27 w 93"/>
                            <a:gd name="T43" fmla="*/ 56 h 126"/>
                            <a:gd name="T44" fmla="*/ 41 w 93"/>
                            <a:gd name="T45" fmla="*/ 56 h 126"/>
                            <a:gd name="T46" fmla="*/ 58 w 93"/>
                            <a:gd name="T47" fmla="*/ 51 h 126"/>
                            <a:gd name="T48" fmla="*/ 62 w 93"/>
                            <a:gd name="T49" fmla="*/ 38 h 126"/>
                            <a:gd name="T50" fmla="*/ 56 w 93"/>
                            <a:gd name="T51" fmla="*/ 24 h 126"/>
                            <a:gd name="T52" fmla="*/ 42 w 93"/>
                            <a:gd name="T53" fmla="*/ 22 h 126"/>
                            <a:gd name="T54" fmla="*/ 27 w 93"/>
                            <a:gd name="T55" fmla="*/ 22 h 126"/>
                            <a:gd name="T56" fmla="*/ 27 w 93"/>
                            <a:gd name="T57" fmla="*/ 56 h 1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126">
                              <a:moveTo>
                                <a:pt x="0" y="126"/>
                              </a:moveTo>
                              <a:cubicBezTo>
                                <a:pt x="0" y="0"/>
                                <a:pt x="0" y="0"/>
                                <a:pt x="0" y="0"/>
                              </a:cubicBezTo>
                              <a:cubicBezTo>
                                <a:pt x="48" y="0"/>
                                <a:pt x="48" y="0"/>
                                <a:pt x="48" y="0"/>
                              </a:cubicBezTo>
                              <a:cubicBezTo>
                                <a:pt x="61" y="0"/>
                                <a:pt x="70" y="3"/>
                                <a:pt x="77" y="9"/>
                              </a:cubicBezTo>
                              <a:cubicBezTo>
                                <a:pt x="85" y="15"/>
                                <a:pt x="89" y="24"/>
                                <a:pt x="89" y="35"/>
                              </a:cubicBezTo>
                              <a:cubicBezTo>
                                <a:pt x="89" y="45"/>
                                <a:pt x="86" y="53"/>
                                <a:pt x="81" y="59"/>
                              </a:cubicBezTo>
                              <a:cubicBezTo>
                                <a:pt x="78" y="62"/>
                                <a:pt x="75" y="64"/>
                                <a:pt x="71" y="66"/>
                              </a:cubicBezTo>
                              <a:cubicBezTo>
                                <a:pt x="76" y="68"/>
                                <a:pt x="80" y="71"/>
                                <a:pt x="83" y="76"/>
                              </a:cubicBezTo>
                              <a:cubicBezTo>
                                <a:pt x="85" y="79"/>
                                <a:pt x="86" y="83"/>
                                <a:pt x="87" y="89"/>
                              </a:cubicBezTo>
                              <a:cubicBezTo>
                                <a:pt x="87" y="91"/>
                                <a:pt x="88" y="97"/>
                                <a:pt x="89" y="108"/>
                              </a:cubicBezTo>
                              <a:cubicBezTo>
                                <a:pt x="89" y="115"/>
                                <a:pt x="90" y="119"/>
                                <a:pt x="91" y="121"/>
                              </a:cubicBezTo>
                              <a:cubicBezTo>
                                <a:pt x="91" y="122"/>
                                <a:pt x="92" y="124"/>
                                <a:pt x="93" y="126"/>
                              </a:cubicBezTo>
                              <a:cubicBezTo>
                                <a:pt x="65" y="126"/>
                                <a:pt x="65" y="126"/>
                                <a:pt x="65" y="126"/>
                              </a:cubicBezTo>
                              <a:cubicBezTo>
                                <a:pt x="64" y="124"/>
                                <a:pt x="64" y="121"/>
                                <a:pt x="63" y="119"/>
                              </a:cubicBezTo>
                              <a:cubicBezTo>
                                <a:pt x="63" y="117"/>
                                <a:pt x="63" y="112"/>
                                <a:pt x="62" y="102"/>
                              </a:cubicBezTo>
                              <a:cubicBezTo>
                                <a:pt x="61" y="94"/>
                                <a:pt x="60" y="88"/>
                                <a:pt x="59" y="85"/>
                              </a:cubicBezTo>
                              <a:cubicBezTo>
                                <a:pt x="57" y="81"/>
                                <a:pt x="54" y="78"/>
                                <a:pt x="50" y="77"/>
                              </a:cubicBezTo>
                              <a:cubicBezTo>
                                <a:pt x="48" y="77"/>
                                <a:pt x="46" y="76"/>
                                <a:pt x="42" y="76"/>
                              </a:cubicBezTo>
                              <a:cubicBezTo>
                                <a:pt x="27" y="76"/>
                                <a:pt x="27" y="76"/>
                                <a:pt x="27" y="76"/>
                              </a:cubicBezTo>
                              <a:cubicBezTo>
                                <a:pt x="27" y="126"/>
                                <a:pt x="27" y="126"/>
                                <a:pt x="27" y="126"/>
                              </a:cubicBezTo>
                              <a:lnTo>
                                <a:pt x="0" y="126"/>
                              </a:lnTo>
                              <a:close/>
                              <a:moveTo>
                                <a:pt x="27" y="56"/>
                              </a:moveTo>
                              <a:cubicBezTo>
                                <a:pt x="41" y="56"/>
                                <a:pt x="41" y="56"/>
                                <a:pt x="41" y="56"/>
                              </a:cubicBezTo>
                              <a:cubicBezTo>
                                <a:pt x="50" y="56"/>
                                <a:pt x="55" y="54"/>
                                <a:pt x="58" y="51"/>
                              </a:cubicBezTo>
                              <a:cubicBezTo>
                                <a:pt x="61" y="48"/>
                                <a:pt x="62" y="44"/>
                                <a:pt x="62" y="38"/>
                              </a:cubicBezTo>
                              <a:cubicBezTo>
                                <a:pt x="62" y="32"/>
                                <a:pt x="60" y="27"/>
                                <a:pt x="56" y="24"/>
                              </a:cubicBezTo>
                              <a:cubicBezTo>
                                <a:pt x="53" y="23"/>
                                <a:pt x="48" y="22"/>
                                <a:pt x="42" y="22"/>
                              </a:cubicBezTo>
                              <a:cubicBezTo>
                                <a:pt x="27" y="22"/>
                                <a:pt x="27" y="22"/>
                                <a:pt x="27" y="22"/>
                              </a:cubicBezTo>
                              <a:lnTo>
                                <a:pt x="27" y="56"/>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6" name="Freeform 48"/>
                      <wps:cNvSpPr>
                        <a:spLocks/>
                      </wps:cNvSpPr>
                      <wps:spPr bwMode="auto">
                        <a:xfrm>
                          <a:off x="1370013" y="3175"/>
                          <a:ext cx="25400" cy="122238"/>
                        </a:xfrm>
                        <a:custGeom>
                          <a:avLst/>
                          <a:gdLst>
                            <a:gd name="T0" fmla="*/ 0 w 16"/>
                            <a:gd name="T1" fmla="*/ 77 h 77"/>
                            <a:gd name="T2" fmla="*/ 0 w 16"/>
                            <a:gd name="T3" fmla="*/ 0 h 77"/>
                            <a:gd name="T4" fmla="*/ 8 w 16"/>
                            <a:gd name="T5" fmla="*/ 0 h 77"/>
                            <a:gd name="T6" fmla="*/ 16 w 16"/>
                            <a:gd name="T7" fmla="*/ 0 h 77"/>
                            <a:gd name="T8" fmla="*/ 16 w 16"/>
                            <a:gd name="T9" fmla="*/ 77 h 77"/>
                            <a:gd name="T10" fmla="*/ 0 w 16"/>
                            <a:gd name="T11" fmla="*/ 77 h 77"/>
                          </a:gdLst>
                          <a:ahLst/>
                          <a:cxnLst>
                            <a:cxn ang="0">
                              <a:pos x="T0" y="T1"/>
                            </a:cxn>
                            <a:cxn ang="0">
                              <a:pos x="T2" y="T3"/>
                            </a:cxn>
                            <a:cxn ang="0">
                              <a:pos x="T4" y="T5"/>
                            </a:cxn>
                            <a:cxn ang="0">
                              <a:pos x="T6" y="T7"/>
                            </a:cxn>
                            <a:cxn ang="0">
                              <a:pos x="T8" y="T9"/>
                            </a:cxn>
                            <a:cxn ang="0">
                              <a:pos x="T10" y="T11"/>
                            </a:cxn>
                          </a:cxnLst>
                          <a:rect l="0" t="0" r="r" b="b"/>
                          <a:pathLst>
                            <a:path w="16" h="77">
                              <a:moveTo>
                                <a:pt x="0" y="77"/>
                              </a:moveTo>
                              <a:lnTo>
                                <a:pt x="0" y="0"/>
                              </a:lnTo>
                              <a:lnTo>
                                <a:pt x="8" y="0"/>
                              </a:lnTo>
                              <a:lnTo>
                                <a:pt x="16" y="0"/>
                              </a:lnTo>
                              <a:lnTo>
                                <a:pt x="16" y="77"/>
                              </a:lnTo>
                              <a:lnTo>
                                <a:pt x="0" y="7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7" name="Freeform 49"/>
                      <wps:cNvSpPr>
                        <a:spLocks/>
                      </wps:cNvSpPr>
                      <wps:spPr bwMode="auto">
                        <a:xfrm>
                          <a:off x="1419225" y="3175"/>
                          <a:ext cx="90488" cy="122238"/>
                        </a:xfrm>
                        <a:custGeom>
                          <a:avLst/>
                          <a:gdLst>
                            <a:gd name="T0" fmla="*/ 0 w 57"/>
                            <a:gd name="T1" fmla="*/ 77 h 77"/>
                            <a:gd name="T2" fmla="*/ 0 w 57"/>
                            <a:gd name="T3" fmla="*/ 0 h 77"/>
                            <a:gd name="T4" fmla="*/ 17 w 57"/>
                            <a:gd name="T5" fmla="*/ 0 h 77"/>
                            <a:gd name="T6" fmla="*/ 41 w 57"/>
                            <a:gd name="T7" fmla="*/ 50 h 77"/>
                            <a:gd name="T8" fmla="*/ 41 w 57"/>
                            <a:gd name="T9" fmla="*/ 0 h 77"/>
                            <a:gd name="T10" fmla="*/ 57 w 57"/>
                            <a:gd name="T11" fmla="*/ 0 h 77"/>
                            <a:gd name="T12" fmla="*/ 57 w 57"/>
                            <a:gd name="T13" fmla="*/ 77 h 77"/>
                            <a:gd name="T14" fmla="*/ 41 w 57"/>
                            <a:gd name="T15" fmla="*/ 77 h 77"/>
                            <a:gd name="T16" fmla="*/ 16 w 57"/>
                            <a:gd name="T17" fmla="*/ 27 h 77"/>
                            <a:gd name="T18" fmla="*/ 16 w 57"/>
                            <a:gd name="T19" fmla="*/ 77 h 77"/>
                            <a:gd name="T20" fmla="*/ 0 w 57"/>
                            <a:gd name="T21"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7">
                              <a:moveTo>
                                <a:pt x="0" y="77"/>
                              </a:moveTo>
                              <a:lnTo>
                                <a:pt x="0" y="0"/>
                              </a:lnTo>
                              <a:lnTo>
                                <a:pt x="17" y="0"/>
                              </a:lnTo>
                              <a:lnTo>
                                <a:pt x="41" y="50"/>
                              </a:lnTo>
                              <a:lnTo>
                                <a:pt x="41" y="0"/>
                              </a:lnTo>
                              <a:lnTo>
                                <a:pt x="57" y="0"/>
                              </a:lnTo>
                              <a:lnTo>
                                <a:pt x="57" y="77"/>
                              </a:lnTo>
                              <a:lnTo>
                                <a:pt x="41" y="77"/>
                              </a:lnTo>
                              <a:lnTo>
                                <a:pt x="16" y="27"/>
                              </a:lnTo>
                              <a:lnTo>
                                <a:pt x="16" y="77"/>
                              </a:lnTo>
                              <a:lnTo>
                                <a:pt x="0" y="77"/>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8" name="Freeform 50"/>
                      <wps:cNvSpPr>
                        <a:spLocks/>
                      </wps:cNvSpPr>
                      <wps:spPr bwMode="auto">
                        <a:xfrm>
                          <a:off x="1528763" y="0"/>
                          <a:ext cx="100013" cy="128588"/>
                        </a:xfrm>
                        <a:custGeom>
                          <a:avLst/>
                          <a:gdLst>
                            <a:gd name="T0" fmla="*/ 102 w 102"/>
                            <a:gd name="T1" fmla="*/ 129 h 132"/>
                            <a:gd name="T2" fmla="*/ 82 w 102"/>
                            <a:gd name="T3" fmla="*/ 129 h 132"/>
                            <a:gd name="T4" fmla="*/ 82 w 102"/>
                            <a:gd name="T5" fmla="*/ 115 h 132"/>
                            <a:gd name="T6" fmla="*/ 73 w 102"/>
                            <a:gd name="T7" fmla="*/ 124 h 132"/>
                            <a:gd name="T8" fmla="*/ 51 w 102"/>
                            <a:gd name="T9" fmla="*/ 132 h 132"/>
                            <a:gd name="T10" fmla="*/ 14 w 102"/>
                            <a:gd name="T11" fmla="*/ 113 h 132"/>
                            <a:gd name="T12" fmla="*/ 0 w 102"/>
                            <a:gd name="T13" fmla="*/ 67 h 132"/>
                            <a:gd name="T14" fmla="*/ 14 w 102"/>
                            <a:gd name="T15" fmla="*/ 20 h 132"/>
                            <a:gd name="T16" fmla="*/ 54 w 102"/>
                            <a:gd name="T17" fmla="*/ 0 h 132"/>
                            <a:gd name="T18" fmla="*/ 89 w 102"/>
                            <a:gd name="T19" fmla="*/ 16 h 132"/>
                            <a:gd name="T20" fmla="*/ 100 w 102"/>
                            <a:gd name="T21" fmla="*/ 39 h 132"/>
                            <a:gd name="T22" fmla="*/ 100 w 102"/>
                            <a:gd name="T23" fmla="*/ 45 h 132"/>
                            <a:gd name="T24" fmla="*/ 74 w 102"/>
                            <a:gd name="T25" fmla="*/ 45 h 132"/>
                            <a:gd name="T26" fmla="*/ 70 w 102"/>
                            <a:gd name="T27" fmla="*/ 32 h 132"/>
                            <a:gd name="T28" fmla="*/ 53 w 102"/>
                            <a:gd name="T29" fmla="*/ 23 h 132"/>
                            <a:gd name="T30" fmla="*/ 34 w 102"/>
                            <a:gd name="T31" fmla="*/ 35 h 132"/>
                            <a:gd name="T32" fmla="*/ 27 w 102"/>
                            <a:gd name="T33" fmla="*/ 66 h 132"/>
                            <a:gd name="T34" fmla="*/ 35 w 102"/>
                            <a:gd name="T35" fmla="*/ 99 h 132"/>
                            <a:gd name="T36" fmla="*/ 54 w 102"/>
                            <a:gd name="T37" fmla="*/ 109 h 132"/>
                            <a:gd name="T38" fmla="*/ 72 w 102"/>
                            <a:gd name="T39" fmla="*/ 100 h 132"/>
                            <a:gd name="T40" fmla="*/ 77 w 102"/>
                            <a:gd name="T41" fmla="*/ 81 h 132"/>
                            <a:gd name="T42" fmla="*/ 55 w 102"/>
                            <a:gd name="T43" fmla="*/ 81 h 132"/>
                            <a:gd name="T44" fmla="*/ 55 w 102"/>
                            <a:gd name="T45" fmla="*/ 61 h 132"/>
                            <a:gd name="T46" fmla="*/ 102 w 102"/>
                            <a:gd name="T47" fmla="*/ 61 h 132"/>
                            <a:gd name="T48" fmla="*/ 102 w 102"/>
                            <a:gd name="T49" fmla="*/ 129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2" h="132">
                              <a:moveTo>
                                <a:pt x="102" y="129"/>
                              </a:moveTo>
                              <a:cubicBezTo>
                                <a:pt x="82" y="129"/>
                                <a:pt x="82" y="129"/>
                                <a:pt x="82" y="129"/>
                              </a:cubicBezTo>
                              <a:cubicBezTo>
                                <a:pt x="82" y="115"/>
                                <a:pt x="82" y="115"/>
                                <a:pt x="82" y="115"/>
                              </a:cubicBezTo>
                              <a:cubicBezTo>
                                <a:pt x="79" y="119"/>
                                <a:pt x="76" y="122"/>
                                <a:pt x="73" y="124"/>
                              </a:cubicBezTo>
                              <a:cubicBezTo>
                                <a:pt x="67" y="129"/>
                                <a:pt x="59" y="132"/>
                                <a:pt x="51" y="132"/>
                              </a:cubicBezTo>
                              <a:cubicBezTo>
                                <a:pt x="35" y="132"/>
                                <a:pt x="23" y="125"/>
                                <a:pt x="14" y="113"/>
                              </a:cubicBezTo>
                              <a:cubicBezTo>
                                <a:pt x="5" y="101"/>
                                <a:pt x="0" y="85"/>
                                <a:pt x="0" y="67"/>
                              </a:cubicBezTo>
                              <a:cubicBezTo>
                                <a:pt x="0" y="48"/>
                                <a:pt x="5" y="33"/>
                                <a:pt x="14" y="20"/>
                              </a:cubicBezTo>
                              <a:cubicBezTo>
                                <a:pt x="24" y="7"/>
                                <a:pt x="37" y="0"/>
                                <a:pt x="54" y="0"/>
                              </a:cubicBezTo>
                              <a:cubicBezTo>
                                <a:pt x="68" y="0"/>
                                <a:pt x="79" y="5"/>
                                <a:pt x="89" y="16"/>
                              </a:cubicBezTo>
                              <a:cubicBezTo>
                                <a:pt x="94" y="23"/>
                                <a:pt x="98" y="30"/>
                                <a:pt x="100" y="39"/>
                              </a:cubicBezTo>
                              <a:cubicBezTo>
                                <a:pt x="100" y="40"/>
                                <a:pt x="100" y="42"/>
                                <a:pt x="100" y="45"/>
                              </a:cubicBezTo>
                              <a:cubicBezTo>
                                <a:pt x="74" y="45"/>
                                <a:pt x="74" y="45"/>
                                <a:pt x="74" y="45"/>
                              </a:cubicBezTo>
                              <a:cubicBezTo>
                                <a:pt x="73" y="40"/>
                                <a:pt x="72" y="35"/>
                                <a:pt x="70" y="32"/>
                              </a:cubicBezTo>
                              <a:cubicBezTo>
                                <a:pt x="66" y="26"/>
                                <a:pt x="60" y="23"/>
                                <a:pt x="53" y="23"/>
                              </a:cubicBezTo>
                              <a:cubicBezTo>
                                <a:pt x="45" y="23"/>
                                <a:pt x="39" y="27"/>
                                <a:pt x="34" y="35"/>
                              </a:cubicBezTo>
                              <a:cubicBezTo>
                                <a:pt x="30" y="43"/>
                                <a:pt x="27" y="53"/>
                                <a:pt x="27" y="66"/>
                              </a:cubicBezTo>
                              <a:cubicBezTo>
                                <a:pt x="27" y="80"/>
                                <a:pt x="30" y="91"/>
                                <a:pt x="35" y="99"/>
                              </a:cubicBezTo>
                              <a:cubicBezTo>
                                <a:pt x="39" y="106"/>
                                <a:pt x="46" y="109"/>
                                <a:pt x="54" y="109"/>
                              </a:cubicBezTo>
                              <a:cubicBezTo>
                                <a:pt x="62" y="109"/>
                                <a:pt x="68" y="106"/>
                                <a:pt x="72" y="100"/>
                              </a:cubicBezTo>
                              <a:cubicBezTo>
                                <a:pt x="75" y="95"/>
                                <a:pt x="77" y="89"/>
                                <a:pt x="77" y="81"/>
                              </a:cubicBezTo>
                              <a:cubicBezTo>
                                <a:pt x="55" y="81"/>
                                <a:pt x="55" y="81"/>
                                <a:pt x="55" y="81"/>
                              </a:cubicBezTo>
                              <a:cubicBezTo>
                                <a:pt x="55" y="61"/>
                                <a:pt x="55" y="61"/>
                                <a:pt x="55" y="61"/>
                              </a:cubicBezTo>
                              <a:cubicBezTo>
                                <a:pt x="102" y="61"/>
                                <a:pt x="102" y="61"/>
                                <a:pt x="102" y="61"/>
                              </a:cubicBezTo>
                              <a:lnTo>
                                <a:pt x="102" y="129"/>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89" name="Freeform 51"/>
                      <wps:cNvSpPr>
                        <a:spLocks/>
                      </wps:cNvSpPr>
                      <wps:spPr bwMode="auto">
                        <a:xfrm>
                          <a:off x="1652588" y="100012"/>
                          <a:ext cx="26988" cy="25400"/>
                        </a:xfrm>
                        <a:custGeom>
                          <a:avLst/>
                          <a:gdLst>
                            <a:gd name="T0" fmla="*/ 17 w 17"/>
                            <a:gd name="T1" fmla="*/ 0 h 16"/>
                            <a:gd name="T2" fmla="*/ 17 w 17"/>
                            <a:gd name="T3" fmla="*/ 16 h 16"/>
                            <a:gd name="T4" fmla="*/ 0 w 17"/>
                            <a:gd name="T5" fmla="*/ 16 h 16"/>
                            <a:gd name="T6" fmla="*/ 0 w 17"/>
                            <a:gd name="T7" fmla="*/ 0 h 16"/>
                            <a:gd name="T8" fmla="*/ 9 w 17"/>
                            <a:gd name="T9" fmla="*/ 0 h 16"/>
                            <a:gd name="T10" fmla="*/ 17 w 17"/>
                            <a:gd name="T11" fmla="*/ 0 h 16"/>
                          </a:gdLst>
                          <a:ahLst/>
                          <a:cxnLst>
                            <a:cxn ang="0">
                              <a:pos x="T0" y="T1"/>
                            </a:cxn>
                            <a:cxn ang="0">
                              <a:pos x="T2" y="T3"/>
                            </a:cxn>
                            <a:cxn ang="0">
                              <a:pos x="T4" y="T5"/>
                            </a:cxn>
                            <a:cxn ang="0">
                              <a:pos x="T6" y="T7"/>
                            </a:cxn>
                            <a:cxn ang="0">
                              <a:pos x="T8" y="T9"/>
                            </a:cxn>
                            <a:cxn ang="0">
                              <a:pos x="T10" y="T11"/>
                            </a:cxn>
                          </a:cxnLst>
                          <a:rect l="0" t="0" r="r" b="b"/>
                          <a:pathLst>
                            <a:path w="17" h="16">
                              <a:moveTo>
                                <a:pt x="17" y="0"/>
                              </a:moveTo>
                              <a:lnTo>
                                <a:pt x="17" y="16"/>
                              </a:lnTo>
                              <a:lnTo>
                                <a:pt x="0" y="16"/>
                              </a:lnTo>
                              <a:lnTo>
                                <a:pt x="0" y="0"/>
                              </a:lnTo>
                              <a:lnTo>
                                <a:pt x="9" y="0"/>
                              </a:lnTo>
                              <a:lnTo>
                                <a:pt x="17" y="0"/>
                              </a:lnTo>
                              <a:close/>
                            </a:path>
                          </a:pathLst>
                        </a:custGeom>
                        <a:solidFill>
                          <a:srgbClr val="E2007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7FFE523F" id="Gruppieren 45077" o:spid="_x0000_s1026" style="position:absolute;margin-left:324.05pt;margin-top:-13.05pt;width:153.4pt;height:11.6pt;z-index:251669504;mso-position-horizontal-relative:margin;mso-width-relative:margin;mso-height-relative:margin" coordsize="16795,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">
              <v:shape id="Freeform 35" o:spid="_x0000_s1027" style="position:absolute;top:31;width:762;height:1223;visibility:visible;mso-wrap-style:square;v-text-anchor:top" coordsize="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" path="m,77l,,17,r,63l48,63r,14l,77xe" fillcolor="#e20074" stroked="f">
                <v:path arrowok="t" o:connecttype="custom" o:connectlocs="0,122238;0,0;26988,0;26988,100013;76200,100013;76200,122238;0,122238" o:connectangles="0,0,0,0,0,0,0"/>
              </v:shape>
              <v:shape id="Freeform 36" o:spid="_x0000_s1028" style="position:absolute;left:920;top:31;width:254;height:1223;visibility:visible;mso-wrap-style:square;v-text-anchor:top" coordsize="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" path="m,77l,,8,r8,l16,77,,77xe" fillcolor="#e20074" stroked="f">
                <v:path arrowok="t" o:connecttype="custom" o:connectlocs="0,122238;0,0;12700,0;25400,0;25400,122238;0,122238" o:connectangles="0,0,0,0,0,0"/>
              </v:shape>
              <v:shape id="Freeform 37" o:spid="_x0000_s1029" style="position:absolute;left:1412;top:31;width:747;height:1223;visibility:visible;mso-wrap-style:square;v-text-anchor:top" coordsize="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" path="m,77l,,47,r,14l17,14r,18l43,32r,13l17,45r,32l,77xe" fillcolor="#e20074" stroked="f">
                <v:path arrowok="t" o:connecttype="custom" o:connectlocs="0,122238;0,0;74613,0;74613,22225;26988,22225;26988,50800;68263,50800;68263,71438;26988,71438;26988,122238;0,122238" o:connectangles="0,0,0,0,0,0,0,0,0,0,0"/>
              </v:shape>
              <v:shape id="Freeform 38" o:spid="_x0000_s1030" style="position:absolute;left:2317;top:31;width:794;height:1223;visibility:visible;mso-wrap-style:square;v-text-anchor:top" coordsize="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" path="m,77l,,50,r,14l17,14r,17l47,31r,13l17,44r,19l50,63r,14l,77xe" fillcolor="#e20074" stroked="f">
                <v:path arrowok="t" o:connecttype="custom" o:connectlocs="0,122238;0,0;79375,0;79375,22225;26988,22225;26988,49213;74613,49213;74613,69850;26988,69850;26988,100013;79375,100013;79375,122238;0,122238" o:connectangles="0,0,0,0,0,0,0,0,0,0,0,0,0"/>
              </v:shape>
              <v:shape id="Freeform 39" o:spid="_x0000_s1031" style="position:absolute;left:3778;top:31;width:254;height:1223;visibility:visible;mso-wrap-style:square;v-text-anchor:top" coordsize="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" path="m,77l,,8,r8,l16,77,,77xe" fillcolor="#e20074" stroked="f">
                <v:path arrowok="t" o:connecttype="custom" o:connectlocs="0,122238;0,0;12700,0;25400,0;25400,122238;0,122238" o:connectangles="0,0,0,0,0,0"/>
              </v:shape>
              <v:shape id="Freeform 40" o:spid="_x0000_s1032" style="position:absolute;left:4222;width:858;height:1285;visibility:visible;mso-wrap-style:square;v-text-anchor:top" coordsize="8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" path="m,92v27,,27,,27,c28,97,29,101,30,103v4,5,8,7,14,7c49,110,54,109,57,105v2,-2,3,-6,3,-10c60,90,58,86,54,82,52,81,50,79,47,78v-1,,-4,-1,-9,-3c27,71,20,67,15,64,6,57,1,47,1,35,1,25,5,17,11,11,18,4,28,,41,,56,,68,6,76,16v4,6,6,12,7,20c57,36,57,36,57,36,56,32,55,28,52,26,49,23,45,22,40,22v-4,,-7,1,-10,3c28,27,26,30,26,35v,4,2,8,7,11c36,48,42,51,51,54v10,3,19,7,24,12c84,73,88,82,88,93v,11,-4,21,-12,28c68,128,57,132,44,132,27,132,15,126,7,114,3,107,1,100,,92xe" fillcolor="#e20074" stroked="f">
                <v:path arrowok="t" o:connecttype="custom" o:connectlocs="0,89622;26302,89622;29224,100338;42863,107157;55526,102286;58449,92544;52604,79880;45785,75984;37018,73061;14612,62346;974,34095;10716,10716;39940,0;74035,15586;80854,35069;55526,35069;50656,25328;38966,21431;29224,24354;25328,34095;32147,44811;49682,52604;73061,64294;85725,90596;74035,117872;42863,128588;6819,111053;0,89622" o:connectangles="0,0,0,0,0,0,0,0,0,0,0,0,0,0,0,0,0,0,0,0,0,0,0,0,0,0,0,0"/>
              </v:shape>
              <v:shape id="Freeform 41" o:spid="_x0000_s1033" style="position:absolute;left:5715;top:31;width:746;height:1223;visibility:visible;mso-wrap-style:square;v-text-anchor:top" coordsize="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" path="m,77l,,47,r,14l16,14r,18l43,32r,13l16,45r,32l,77xe" fillcolor="#e20074" stroked="f">
                <v:path arrowok="t" o:connecttype="custom" o:connectlocs="0,122238;0,0;74613,0;74613,22225;25400,22225;25400,50800;68263,50800;68263,71438;25400,71438;25400,122238;0,122238" o:connectangles="0,0,0,0,0,0,0,0,0,0,0"/>
              </v:shape>
              <v:shape id="Freeform 42" o:spid="_x0000_s1034" style="position:absolute;left:6556;width:1048;height:1285;visibility:visible;mso-wrap-style:square;v-text-anchor:top" coordsize="10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" path="m54,c69,,81,6,90,17v11,12,17,28,17,49c107,84,103,99,94,111v-5,7,-11,12,-18,16c69,130,62,132,53,132v-17,,-31,-7,-41,-22c4,99,,84,,66,,46,5,29,15,17,25,6,38,,54,xm53,23v-8,,-15,4,-19,12c29,44,27,54,27,66v,12,2,23,7,31c36,101,39,104,44,106v3,2,6,3,9,3c59,109,63,107,67,104v4,-4,8,-10,10,-17c79,80,80,73,80,66,80,54,77,43,73,35,68,27,61,23,53,23xe" fillcolor="#e20074" stroked="f">
                <v:path arrowok="t" o:connecttype="custom" o:connectlocs="52877,0;88129,16561;104775,64294;92045,108131;74420,123717;51898,128588;11750,107157;0,64294;14688,16561;52877,0;51898,22405;33293,34095;26439,64294;33293,94493;43085,103260;51898,106183;65607,101312;75399,84751;78336,64294;71482,34095;51898,22405" o:connectangles="0,0,0,0,0,0,0,0,0,0,0,0,0,0,0,0,0,0,0,0,0"/>
              </v:shape>
              <v:shape id="Freeform 43" o:spid="_x0000_s1035" style="position:absolute;left:7794;top:31;width:921;height:1223;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" path="m,126c,,,,,,49,,49,,49,,61,,71,3,78,9v8,6,12,15,12,26c90,45,87,53,81,59v-2,3,-5,5,-9,7c77,68,81,71,84,76v1,3,3,7,4,13c88,91,88,97,89,108v1,7,1,11,2,13c92,122,92,124,94,126v-28,,-28,,-28,c65,124,64,121,64,119v,-2,-1,-7,-1,-17c62,94,61,88,59,85,57,81,55,78,51,77v-2,,-5,-1,-8,-1c27,76,27,76,27,76v,50,,50,,50l,126xm27,56v15,,15,,15,c50,56,56,54,59,51v2,-3,4,-7,4,-13c63,32,61,27,56,24,54,23,49,22,43,22v-16,,-16,,-16,l27,56xe" fillcolor="#e20074" stroked="f">
                <v:path arrowok="t" o:connecttype="custom" o:connectlocs="0,122238;0,0;47997,0;76403,8731;88157,33955;79341,57238;70526,64029;82280,73731;86198,86343;87177,104775;89136,117387;92075,122238;64648,122238;62689,115447;61710,98955;57792,82462;49956,74701;42119,73731;26447,73731;26447,122238;0,122238;26447,54328;41140,54328;57792,49477;61710,36865;54853,23283;42119,21343;26447,21343;26447,54328" o:connectangles="0,0,0,0,0,0,0,0,0,0,0,0,0,0,0,0,0,0,0,0,0,0,0,0,0,0,0,0,0"/>
              </v:shape>
              <v:shape id="Freeform 44" o:spid="_x0000_s1036" style="position:absolute;left:9318;width:857;height:1285;visibility:visible;mso-wrap-style:square;v-text-anchor:top" coordsize="8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" path="m,92v27,,27,,27,c28,97,29,101,31,103v3,5,7,7,13,7c50,110,54,109,57,105v2,-2,4,-6,4,-10c61,90,59,86,54,82,53,81,50,79,47,78v-1,,-4,-1,-9,-3c27,71,20,67,15,64,6,57,2,47,2,35,2,25,5,17,11,11,18,4,28,,41,,56,,68,6,76,16v4,6,6,12,7,20c57,36,57,36,57,36,56,32,55,28,52,26,50,23,46,22,41,22v-5,,-8,1,-10,3c28,27,27,30,27,35v,4,2,8,6,11c36,48,42,51,51,54v11,3,19,7,25,12c84,73,88,82,88,93v,11,-4,21,-11,28c68,128,58,132,44,132,28,132,16,126,8,114,4,107,1,100,,92xe" fillcolor="#e20074" stroked="f">
                <v:path arrowok="t" o:connecttype="custom" o:connectlocs="0,89622;26302,89622;30199,100338;42863,107157;55526,102286;59423,92544;52604,79880;45785,75984;37018,73061;14612,62346;1948,34095;10716,10716;39940,0;74035,15586;80854,35069;55526,35069;50656,25328;39940,21431;30199,24354;26302,34095;32147,44811;49682,52604;74035,64294;85725,90596;75009,117872;42863,128588;7793,111053;0,89622" o:connectangles="0,0,0,0,0,0,0,0,0,0,0,0,0,0,0,0,0,0,0,0,0,0,0,0,0,0,0,0"/>
              </v:shape>
              <v:shape id="Freeform 45" o:spid="_x0000_s1037" style="position:absolute;left:10350;top:31;width:921;height:1223;visibility:visible;mso-wrap-style:square;v-text-anchor:top" coordsize="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" path="m,77l,,17,r,29l41,29,41,,58,r,77l41,77r,-34l17,43r,34l,77xe" fillcolor="#e20074" stroked="f">
                <v:path arrowok="t" o:connecttype="custom" o:connectlocs="0,122238;0,0;26988,0;26988,46038;65088,46038;65088,0;92075,0;92075,122238;65088,122238;65088,68263;26988,68263;26988,122238;0,122238" o:connectangles="0,0,0,0,0,0,0,0,0,0,0,0,0"/>
              </v:shape>
              <v:shape id="Freeform 46" o:spid="_x0000_s1038" style="position:absolute;left:11398;top:31;width:1048;height:1223;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" path="m25,l42,,66,77r-17,l44,60r-22,l18,77,,77,25,xm26,47r15,l33,21,26,47xe" fillcolor="#e20074" stroked="f">
                <v:path arrowok="t" o:connecttype="custom" o:connectlocs="39688,0;66675,0;104775,122238;77788,122238;69850,95250;34925,95250;28575,122238;0,122238;39688,0;41275,74613;65088,74613;52388,33338;41275,74613" o:connectangles="0,0,0,0,0,0,0,0,0,0,0,0,0"/>
              </v:shape>
              <v:shape id="Freeform 47" o:spid="_x0000_s1039" style="position:absolute;left:12588;top:31;width:905;height:1223;visibility:visible;mso-wrap-style:square;v-text-anchor:top" coordsize="9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" path="m,126c,,,,,,48,,48,,48,,61,,70,3,77,9v8,6,12,15,12,26c89,45,86,53,81,59v-3,3,-6,5,-10,7c76,68,80,71,83,76v2,3,3,7,4,13c87,91,88,97,89,108v,7,1,11,2,13c91,122,92,124,93,126v-28,,-28,,-28,c64,124,64,121,63,119v,-2,,-7,-1,-17c61,94,60,88,59,85,57,81,54,78,50,77v-2,,-4,-1,-8,-1c27,76,27,76,27,76v,50,,50,,50l,126xm27,56v14,,14,,14,c50,56,55,54,58,51v3,-3,4,-7,4,-13c62,32,60,27,56,24,53,23,48,22,42,22v-15,,-15,,-15,l27,56xe" fillcolor="#e20074" stroked="f">
                <v:path arrowok="t" o:connecttype="custom" o:connectlocs="0,122238;0,0;46703,0;74920,8731;86596,33955;78812,57238;69082,64029;80758,73731;84650,86343;86596,104775;88542,117387;90488,122238;63244,122238;61298,115447;60325,98955;57406,82462;48649,74701;40866,73731;26271,73731;26271,122238;0,122238;26271,54328;39893,54328;56433,49477;60325,36865;54487,23283;40866,21343;26271,21343;26271,54328" o:connectangles="0,0,0,0,0,0,0,0,0,0,0,0,0,0,0,0,0,0,0,0,0,0,0,0,0,0,0,0,0"/>
              </v:shape>
              <v:shape id="Freeform 48" o:spid="_x0000_s1040" style="position:absolute;left:13700;top:31;width:254;height:1223;visibility:visible;mso-wrap-style:square;v-text-anchor:top" coordsize="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" path="m,77l,,8,r8,l16,77,,77xe" fillcolor="#e20074" stroked="f">
                <v:path arrowok="t" o:connecttype="custom" o:connectlocs="0,122238;0,0;12700,0;25400,0;25400,122238;0,122238" o:connectangles="0,0,0,0,0,0"/>
              </v:shape>
              <v:shape id="Freeform 49" o:spid="_x0000_s1041" style="position:absolute;left:14192;top:31;width:905;height:1223;visibility:visible;mso-wrap-style:square;v-text-anchor:top" coordsize="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" path="m,77l,,17,,41,50,41,,57,r,77l41,77,16,27r,50l,77xe" fillcolor="#e20074" stroked="f">
                <v:path arrowok="t" o:connecttype="custom" o:connectlocs="0,122238;0,0;26988,0;65088,79375;65088,0;90488,0;90488,122238;65088,122238;25400,42863;25400,122238;0,122238" o:connectangles="0,0,0,0,0,0,0,0,0,0,0"/>
              </v:shape>
              <v:shape id="Freeform 50" o:spid="_x0000_s1042" style="position:absolute;left:15287;width:1000;height:1285;visibility:visible;mso-wrap-style:square;v-text-anchor:top" coordsize="102,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" path="m102,129v-20,,-20,,-20,c82,115,82,115,82,115v-3,4,-6,7,-9,9c67,129,59,132,51,132v-16,,-28,-7,-37,-19c5,101,,85,,67,,48,5,33,14,20,24,7,37,,54,,68,,79,5,89,16v5,7,9,14,11,23c100,40,100,42,100,45v-26,,-26,,-26,c73,40,72,35,70,32,66,26,60,23,53,23v-8,,-14,4,-19,12c30,43,27,53,27,66v,14,3,25,8,33c39,106,46,109,54,109v8,,14,-3,18,-9c75,95,77,89,77,81v-22,,-22,,-22,c55,61,55,61,55,61v47,,47,,47,l102,129xe" fillcolor="#e20074" stroked="f">
                <v:path arrowok="t" o:connecttype="custom" o:connectlocs="100013,125666;80403,125666;80403,112027;71578,120795;50007,128588;13727,110079;0,65268;13727,19483;52948,0;87266,15586;98052,37992;98052,43837;72558,43837;68636,31173;51968,22405;33338,34095;26474,64294;34318,96441;52948,106183;70597,97415;75500,78906;53929,78906;53929,59423;100013,59423;100013,125666" o:connectangles="0,0,0,0,0,0,0,0,0,0,0,0,0,0,0,0,0,0,0,0,0,0,0,0,0"/>
              </v:shape>
              <v:shape id="Freeform 51" o:spid="_x0000_s1043" style="position:absolute;left:16525;top:1000;width:270;height:254;visibility:visible;mso-wrap-style:square;v-text-anchor:top" coordsize="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" path="m17,r,16l,16,,,9,r8,xe" fillcolor="#e20074" stroked="f">
                <v:path arrowok="t" o:connecttype="custom" o:connectlocs="26988,0;26988,25400;0,25400;0,0;14288,0;26988,0" o:connectangles="0,0,0,0,0,0"/>
              </v:shape>
              <w10:wrap anchorx="margin"/>
            </v:group>
          </w:pict>
        </mc:Fallback>
      </mc:AlternateContent>
    </w:r>
    <w:r>
      <w:rPr>
        <w:noProof/>
        <w:lang w:val="hu-HU" w:eastAsia="hu-HU"/>
      </w:rPr>
      <w:drawing>
        <wp:anchor distT="0" distB="0" distL="114300" distR="114300" simplePos="0" relativeHeight="251659264" behindDoc="0" locked="0" layoutInCell="1" allowOverlap="1" wp14:anchorId="691A23C1" wp14:editId="2ADA966E">
          <wp:simplePos x="0" y="0"/>
          <wp:positionH relativeFrom="page">
            <wp:posOffset>360045</wp:posOffset>
          </wp:positionH>
          <wp:positionV relativeFrom="page">
            <wp:posOffset>9792970</wp:posOffset>
          </wp:positionV>
          <wp:extent cx="1288800" cy="540000"/>
          <wp:effectExtent l="0" t="0" r="0" b="0"/>
          <wp:wrapNone/>
          <wp:docPr id="2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r="85484"/>
                  <a:stretch/>
                </pic:blipFill>
                <pic:spPr bwMode="auto">
                  <a:xfrm>
                    <a:off x="0" y="0"/>
                    <a:ext cx="1288800" cy="540000"/>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9604835"/>
      <w:docPartObj>
        <w:docPartGallery w:val="Page Numbers (Bottom of Page)"/>
        <w:docPartUnique/>
      </w:docPartObj>
    </w:sdtPr>
    <w:sdtEndPr>
      <w:rPr>
        <w:noProof/>
      </w:rPr>
    </w:sdtEndPr>
    <w:sdtContent>
      <w:p w14:paraId="7292DE0D" w14:textId="503B3377" w:rsidR="0021719B" w:rsidRDefault="0021719B">
        <w:pPr>
          <w:pStyle w:val="Footer"/>
          <w:jc w:val="right"/>
        </w:pPr>
        <w:r>
          <w:fldChar w:fldCharType="begin"/>
        </w:r>
        <w:r>
          <w:instrText xml:space="preserve"> PAGE   \* MERGEFORMAT </w:instrText>
        </w:r>
        <w:r>
          <w:fldChar w:fldCharType="separate"/>
        </w:r>
        <w:r>
          <w:rPr>
            <w:noProof/>
          </w:rPr>
          <w:t>45</w:t>
        </w:r>
        <w:r>
          <w:rPr>
            <w:noProof/>
          </w:rPr>
          <w:fldChar w:fldCharType="end"/>
        </w:r>
      </w:p>
    </w:sdtContent>
  </w:sdt>
  <w:p w14:paraId="787AB83E" w14:textId="0F23FC4D" w:rsidR="0021719B" w:rsidRPr="008402B6" w:rsidRDefault="0021719B" w:rsidP="008402B6">
    <w:pPr>
      <w:pStyle w:val="Footer"/>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3CF93" w14:textId="77777777" w:rsidR="00582734" w:rsidRDefault="00582734" w:rsidP="00D75C16">
      <w:r>
        <w:separator/>
      </w:r>
    </w:p>
    <w:p w14:paraId="3C8EFEAA" w14:textId="77777777" w:rsidR="00582734" w:rsidRDefault="00582734" w:rsidP="00D75C16"/>
    <w:p w14:paraId="54CC8571" w14:textId="77777777" w:rsidR="00582734" w:rsidRDefault="00582734"/>
  </w:footnote>
  <w:footnote w:type="continuationSeparator" w:id="0">
    <w:p w14:paraId="2E08D66A" w14:textId="77777777" w:rsidR="00582734" w:rsidRDefault="00582734" w:rsidP="00D75C16">
      <w:r>
        <w:continuationSeparator/>
      </w:r>
    </w:p>
    <w:p w14:paraId="24167D0C" w14:textId="77777777" w:rsidR="00582734" w:rsidRDefault="00582734" w:rsidP="00D75C16"/>
    <w:p w14:paraId="0DC7F55A" w14:textId="77777777" w:rsidR="00582734" w:rsidRDefault="00582734"/>
  </w:footnote>
  <w:footnote w:type="continuationNotice" w:id="1">
    <w:p w14:paraId="14496EA4" w14:textId="77777777" w:rsidR="00582734" w:rsidRDefault="005827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C135F"/>
    <w:multiLevelType w:val="multilevel"/>
    <w:tmpl w:val="A110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13EBF"/>
    <w:multiLevelType w:val="multilevel"/>
    <w:tmpl w:val="746020EE"/>
    <w:lvl w:ilvl="0">
      <w:start w:val="1"/>
      <w:numFmt w:val="decimal"/>
      <w:pStyle w:val="Listesort1"/>
      <w:lvlText w:val="%1)"/>
      <w:lvlJc w:val="left"/>
      <w:pPr>
        <w:tabs>
          <w:tab w:val="num" w:pos="340"/>
        </w:tabs>
        <w:ind w:left="340" w:hanging="34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pStyle w:val="Listesort2"/>
      <w:lvlText w:val="%2."/>
      <w:lvlJc w:val="left"/>
      <w:pPr>
        <w:tabs>
          <w:tab w:val="num" w:pos="680"/>
        </w:tabs>
        <w:ind w:left="680" w:hanging="340"/>
      </w:pPr>
      <w:rPr>
        <w:rFonts w:hint="default"/>
      </w:rPr>
    </w:lvl>
    <w:lvl w:ilvl="2">
      <w:start w:val="1"/>
      <w:numFmt w:val="lowerRoman"/>
      <w:pStyle w:val="Listesort3"/>
      <w:lvlText w:val="%3)"/>
      <w:lvlJc w:val="left"/>
      <w:pPr>
        <w:tabs>
          <w:tab w:val="num" w:pos="1021"/>
        </w:tabs>
        <w:ind w:left="1021" w:hanging="341"/>
      </w:pPr>
      <w:rPr>
        <w:rFonts w:hint="default"/>
      </w:rPr>
    </w:lvl>
    <w:lvl w:ilvl="3">
      <w:start w:val="1"/>
      <w:numFmt w:val="decimal"/>
      <w:pStyle w:val="Listesort4"/>
      <w:lvlText w:val="(%4)"/>
      <w:lvlJc w:val="left"/>
      <w:pPr>
        <w:tabs>
          <w:tab w:val="num" w:pos="1474"/>
        </w:tabs>
        <w:ind w:left="1474" w:hanging="453"/>
      </w:pPr>
      <w:rPr>
        <w:rFonts w:hint="default"/>
      </w:rPr>
    </w:lvl>
    <w:lvl w:ilvl="4">
      <w:start w:val="1"/>
      <w:numFmt w:val="lowerLetter"/>
      <w:pStyle w:val="Listesort5"/>
      <w:lvlText w:val="(%5)"/>
      <w:lvlJc w:val="left"/>
      <w:pPr>
        <w:tabs>
          <w:tab w:val="num" w:pos="1871"/>
        </w:tabs>
        <w:ind w:left="1871" w:hanging="397"/>
      </w:pPr>
      <w:rPr>
        <w:rFont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6E01E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E6D310F"/>
    <w:multiLevelType w:val="multilevel"/>
    <w:tmpl w:val="7B9A60B0"/>
    <w:lvl w:ilvl="0">
      <w:start w:val="1"/>
      <w:numFmt w:val="bullet"/>
      <w:pStyle w:val="ListemitBullet1"/>
      <w:lvlText w:val=""/>
      <w:lvlJc w:val="left"/>
      <w:pPr>
        <w:ind w:left="360" w:hanging="360"/>
      </w:pPr>
      <w:rPr>
        <w:rFonts w:ascii="Wingdings 2" w:hAnsi="Wingdings 2" w:cs="Times New Roman" w:hint="default"/>
        <w:b w:val="0"/>
        <w:bCs w:val="0"/>
        <w:i w:val="0"/>
        <w:iCs w:val="0"/>
        <w:caps w:val="0"/>
        <w:smallCaps w:val="0"/>
        <w:strike w:val="0"/>
        <w:dstrike w:val="0"/>
        <w:noProof w:val="0"/>
        <w:vanish w:val="0"/>
        <w:color w:val="000000"/>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pStyle w:val="ListemitBullet2"/>
      <w:lvlText w:val=""/>
      <w:lvlJc w:val="left"/>
      <w:pPr>
        <w:tabs>
          <w:tab w:val="num" w:pos="680"/>
        </w:tabs>
        <w:ind w:left="680" w:hanging="340"/>
      </w:pPr>
      <w:rPr>
        <w:rFonts w:ascii="Wingdings 2" w:hAnsi="Wingdings 2" w:hint="default"/>
        <w:sz w:val="20"/>
      </w:rPr>
    </w:lvl>
    <w:lvl w:ilvl="2">
      <w:start w:val="1"/>
      <w:numFmt w:val="bullet"/>
      <w:pStyle w:val="ListemitBullet3"/>
      <w:lvlText w:val=""/>
      <w:lvlJc w:val="left"/>
      <w:pPr>
        <w:tabs>
          <w:tab w:val="num" w:pos="1021"/>
        </w:tabs>
        <w:ind w:left="1021" w:hanging="341"/>
      </w:pPr>
      <w:rPr>
        <w:rFonts w:ascii="Wingdings 2" w:hAnsi="Wingdings 2" w:hint="default"/>
        <w:sz w:val="20"/>
      </w:rPr>
    </w:lvl>
    <w:lvl w:ilvl="3">
      <w:start w:val="1"/>
      <w:numFmt w:val="bullet"/>
      <w:pStyle w:val="ListemitBullet4"/>
      <w:lvlText w:val=""/>
      <w:lvlJc w:val="left"/>
      <w:pPr>
        <w:tabs>
          <w:tab w:val="num" w:pos="1361"/>
        </w:tabs>
        <w:ind w:left="1361" w:hanging="340"/>
      </w:pPr>
      <w:rPr>
        <w:rFonts w:ascii="Wingdings 2" w:hAnsi="Wingdings 2" w:hint="default"/>
        <w:sz w:val="20"/>
      </w:rPr>
    </w:lvl>
    <w:lvl w:ilvl="4">
      <w:start w:val="1"/>
      <w:numFmt w:val="bullet"/>
      <w:pStyle w:val="ListemitBullet5"/>
      <w:lvlText w:val=""/>
      <w:lvlJc w:val="left"/>
      <w:pPr>
        <w:tabs>
          <w:tab w:val="num" w:pos="1701"/>
        </w:tabs>
        <w:ind w:left="1701" w:hanging="340"/>
      </w:pPr>
      <w:rPr>
        <w:rFonts w:ascii="Wingdings 2" w:hAnsi="Wingdings 2" w:hint="default"/>
        <w:sz w:val="20"/>
      </w:rPr>
    </w:lvl>
    <w:lvl w:ilvl="5">
      <w:start w:val="1"/>
      <w:numFmt w:val="bullet"/>
      <w:lvlText w:val=""/>
      <w:lvlJc w:val="left"/>
      <w:pPr>
        <w:tabs>
          <w:tab w:val="num" w:pos="2041"/>
        </w:tabs>
        <w:ind w:left="2041" w:hanging="340"/>
      </w:pPr>
      <w:rPr>
        <w:rFonts w:ascii="Wingdings 2" w:hAnsi="Wingdings 2" w:hint="default"/>
      </w:rPr>
    </w:lvl>
    <w:lvl w:ilvl="6">
      <w:start w:val="1"/>
      <w:numFmt w:val="bullet"/>
      <w:lvlText w:val=""/>
      <w:lvlJc w:val="left"/>
      <w:pPr>
        <w:tabs>
          <w:tab w:val="num" w:pos="2381"/>
        </w:tabs>
        <w:ind w:left="2381" w:hanging="340"/>
      </w:pPr>
      <w:rPr>
        <w:rFonts w:ascii="Wingdings 2" w:hAnsi="Wingdings 2" w:hint="default"/>
      </w:rPr>
    </w:lvl>
    <w:lvl w:ilvl="7">
      <w:start w:val="1"/>
      <w:numFmt w:val="bullet"/>
      <w:lvlText w:val=""/>
      <w:lvlJc w:val="left"/>
      <w:pPr>
        <w:tabs>
          <w:tab w:val="num" w:pos="2722"/>
        </w:tabs>
        <w:ind w:left="2722" w:hanging="341"/>
      </w:pPr>
      <w:rPr>
        <w:rFonts w:ascii="Wingdings 2" w:hAnsi="Wingdings 2" w:hint="default"/>
      </w:rPr>
    </w:lvl>
    <w:lvl w:ilvl="8">
      <w:start w:val="1"/>
      <w:numFmt w:val="bullet"/>
      <w:lvlText w:val=""/>
      <w:lvlJc w:val="left"/>
      <w:pPr>
        <w:tabs>
          <w:tab w:val="num" w:pos="3062"/>
        </w:tabs>
        <w:ind w:left="3062" w:hanging="340"/>
      </w:pPr>
      <w:rPr>
        <w:rFonts w:ascii="Wingdings 2" w:hAnsi="Wingdings 2" w:hint="default"/>
      </w:rPr>
    </w:lvl>
  </w:abstractNum>
  <w:abstractNum w:abstractNumId="4" w15:restartNumberingAfterBreak="0">
    <w:nsid w:val="18301A66"/>
    <w:multiLevelType w:val="hybridMultilevel"/>
    <w:tmpl w:val="DC1CAE9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43D87"/>
    <w:multiLevelType w:val="multilevel"/>
    <w:tmpl w:val="681E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410D0"/>
    <w:multiLevelType w:val="hybridMultilevel"/>
    <w:tmpl w:val="C5FCE6C0"/>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D67C6"/>
    <w:multiLevelType w:val="hybridMultilevel"/>
    <w:tmpl w:val="0B1C6CF0"/>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670381"/>
    <w:multiLevelType w:val="hybridMultilevel"/>
    <w:tmpl w:val="58AAD288"/>
    <w:lvl w:ilvl="0" w:tplc="3766C14E">
      <w:start w:val="3"/>
      <w:numFmt w:val="bullet"/>
      <w:lvlText w:val="-"/>
      <w:lvlJc w:val="left"/>
      <w:pPr>
        <w:ind w:left="720" w:hanging="360"/>
      </w:pPr>
      <w:rPr>
        <w:rFonts w:ascii="TeleGrotesk Next" w:eastAsia="Times New Roman" w:hAnsi="TeleGrotesk Next" w:cs="TeleGrotesk Nex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276E23"/>
    <w:multiLevelType w:val="hybridMultilevel"/>
    <w:tmpl w:val="E5CA270C"/>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2A426973"/>
    <w:multiLevelType w:val="hybridMultilevel"/>
    <w:tmpl w:val="4D262AF2"/>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DB04B5"/>
    <w:multiLevelType w:val="hybridMultilevel"/>
    <w:tmpl w:val="9EEEA0D0"/>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215668"/>
    <w:multiLevelType w:val="hybridMultilevel"/>
    <w:tmpl w:val="3AC8990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9380A"/>
    <w:multiLevelType w:val="hybridMultilevel"/>
    <w:tmpl w:val="3A2E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9263DF"/>
    <w:multiLevelType w:val="multilevel"/>
    <w:tmpl w:val="A4608EC4"/>
    <w:lvl w:ilvl="0">
      <w:start w:val="1"/>
      <w:numFmt w:val="decimal"/>
      <w:pStyle w:val="Heading1"/>
      <w:lvlText w:val="%1"/>
      <w:lvlJc w:val="left"/>
      <w:pPr>
        <w:tabs>
          <w:tab w:val="num" w:pos="851"/>
        </w:tabs>
        <w:ind w:left="851" w:hanging="851"/>
      </w:pPr>
      <w:rPr>
        <w:rFonts w:hint="default"/>
      </w:rPr>
    </w:lvl>
    <w:lvl w:ilvl="1">
      <w:start w:val="1"/>
      <w:numFmt w:val="decimal"/>
      <w:lvlRestart w:val="0"/>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276"/>
        </w:tabs>
        <w:ind w:left="1276"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474"/>
        </w:tabs>
        <w:ind w:left="1474" w:hanging="1474"/>
      </w:pPr>
      <w:rPr>
        <w:rFonts w:hint="default"/>
      </w:rPr>
    </w:lvl>
    <w:lvl w:ilvl="5">
      <w:start w:val="1"/>
      <w:numFmt w:val="decimal"/>
      <w:pStyle w:val="Heading6"/>
      <w:lvlText w:val="%1.%2.%3.%4.%5.%6"/>
      <w:lvlJc w:val="left"/>
      <w:pPr>
        <w:tabs>
          <w:tab w:val="num" w:pos="1871"/>
        </w:tabs>
        <w:ind w:left="1871" w:hanging="1871"/>
      </w:pPr>
      <w:rPr>
        <w:rFonts w:hint="default"/>
      </w:rPr>
    </w:lvl>
    <w:lvl w:ilvl="6">
      <w:start w:val="1"/>
      <w:numFmt w:val="decimal"/>
      <w:pStyle w:val="Heading7"/>
      <w:lvlText w:val="%1.%2.%3.%4.%5.%6.%7"/>
      <w:lvlJc w:val="left"/>
      <w:pPr>
        <w:tabs>
          <w:tab w:val="num" w:pos="2155"/>
        </w:tabs>
        <w:ind w:left="2155" w:hanging="2155"/>
      </w:pPr>
      <w:rPr>
        <w:rFonts w:hint="default"/>
      </w:rPr>
    </w:lvl>
    <w:lvl w:ilvl="7">
      <w:start w:val="1"/>
      <w:numFmt w:val="decimal"/>
      <w:pStyle w:val="Heading8"/>
      <w:lvlText w:val="%1.%2.%3.%4.%5.%6.%7.%8"/>
      <w:lvlJc w:val="left"/>
      <w:pPr>
        <w:tabs>
          <w:tab w:val="num" w:pos="2438"/>
        </w:tabs>
        <w:ind w:left="2438" w:hanging="2438"/>
      </w:pPr>
      <w:rPr>
        <w:rFonts w:hint="default"/>
      </w:rPr>
    </w:lvl>
    <w:lvl w:ilvl="8">
      <w:start w:val="1"/>
      <w:numFmt w:val="decimal"/>
      <w:pStyle w:val="Heading9"/>
      <w:lvlText w:val="%1.%2.%3.%4.%5.%6.%7.%8.%9"/>
      <w:lvlJc w:val="left"/>
      <w:pPr>
        <w:tabs>
          <w:tab w:val="num" w:pos="2722"/>
        </w:tabs>
        <w:ind w:left="2722" w:hanging="2722"/>
      </w:pPr>
      <w:rPr>
        <w:rFonts w:hint="default"/>
      </w:rPr>
    </w:lvl>
  </w:abstractNum>
  <w:abstractNum w:abstractNumId="15" w15:restartNumberingAfterBreak="0">
    <w:nsid w:val="45A04C9F"/>
    <w:multiLevelType w:val="hybridMultilevel"/>
    <w:tmpl w:val="6D56F6E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5914CE"/>
    <w:multiLevelType w:val="hybridMultilevel"/>
    <w:tmpl w:val="1FD8ED26"/>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673F96"/>
    <w:multiLevelType w:val="hybridMultilevel"/>
    <w:tmpl w:val="3214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E8116F"/>
    <w:multiLevelType w:val="hybridMultilevel"/>
    <w:tmpl w:val="10DACA5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8F08F8"/>
    <w:multiLevelType w:val="hybridMultilevel"/>
    <w:tmpl w:val="6BF4CAF4"/>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F713B3"/>
    <w:multiLevelType w:val="hybridMultilevel"/>
    <w:tmpl w:val="0CCEA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B480D"/>
    <w:multiLevelType w:val="hybridMultilevel"/>
    <w:tmpl w:val="A88C77E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35850"/>
    <w:multiLevelType w:val="hybridMultilevel"/>
    <w:tmpl w:val="7EB4207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4"/>
    </w:lvlOverride>
    <w:lvlOverride w:ilvl="1">
      <w:startOverride w:val="1"/>
    </w:lvlOverride>
  </w:num>
  <w:num w:numId="9">
    <w:abstractNumId w:val="6"/>
  </w:num>
  <w:num w:numId="10">
    <w:abstractNumId w:val="16"/>
  </w:num>
  <w:num w:numId="11">
    <w:abstractNumId w:val="7"/>
  </w:num>
  <w:num w:numId="12">
    <w:abstractNumId w:val="20"/>
  </w:num>
  <w:num w:numId="13">
    <w:abstractNumId w:val="13"/>
  </w:num>
  <w:num w:numId="14">
    <w:abstractNumId w:val="9"/>
  </w:num>
  <w:num w:numId="15">
    <w:abstractNumId w:val="19"/>
  </w:num>
  <w:num w:numId="16">
    <w:abstractNumId w:val="11"/>
  </w:num>
  <w:num w:numId="17">
    <w:abstractNumId w:val="15"/>
  </w:num>
  <w:num w:numId="18">
    <w:abstractNumId w:val="22"/>
  </w:num>
  <w:num w:numId="19">
    <w:abstractNumId w:val="4"/>
  </w:num>
  <w:num w:numId="20">
    <w:abstractNumId w:val="18"/>
  </w:num>
  <w:num w:numId="21">
    <w:abstractNumId w:val="21"/>
  </w:num>
  <w:num w:numId="22">
    <w:abstractNumId w:val="12"/>
  </w:num>
  <w:num w:numId="23">
    <w:abstractNumId w:val="10"/>
  </w:num>
  <w:num w:numId="24">
    <w:abstractNumId w:val="8"/>
  </w:num>
  <w:num w:numId="25">
    <w:abstractNumId w:val="5"/>
  </w:num>
  <w:num w:numId="26">
    <w:abstractNumId w:val="0"/>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4"/>
  </w:num>
  <w:num w:numId="32">
    <w:abstractNumId w:val="14"/>
  </w:num>
  <w:num w:numId="33">
    <w:abstractNumId w:val="14"/>
  </w:num>
  <w:num w:numId="34">
    <w:abstractNumId w:val="14"/>
  </w:num>
  <w:num w:numId="35">
    <w:abstractNumId w:val="1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4"/>
  </w:num>
  <w:num w:numId="39">
    <w:abstractNumId w:val="14"/>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marek, Simon Michael">
    <w15:presenceInfo w15:providerId="AD" w15:userId="S::Simon-Michael.Komarek@t-systems.com::82e2b3ff-e269-4e36-b90b-1cef98ea0c21"/>
  </w15:person>
  <w15:person w15:author="Singh, Pranav">
    <w15:presenceInfo w15:providerId="AD" w15:userId="S-1-5-21-3903628898-3903486870-2959579159-40578"/>
  </w15:person>
  <w15:person w15:author="Selivanov, Sergei">
    <w15:presenceInfo w15:providerId="AD" w15:userId="S::sselivan@t-systems.ru::0352d8fa-1fb3-45fb-bf4a-9f50455844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it-IT" w:vendorID="64" w:dllVersion="0" w:nlCheck="1" w:checkStyle="0"/>
  <w:activeWritingStyle w:appName="MSWord" w:lang="fr-FR" w:vendorID="64" w:dllVersion="6" w:nlCheck="1" w:checkStyle="0"/>
  <w:activeWritingStyle w:appName="MSWord" w:lang="it-IT"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de-DE" w:vendorID="64" w:dllVersion="4096" w:nlCheck="1" w:checkStyle="0"/>
  <w:activeWritingStyle w:appName="MSWord" w:lang="it-IT" w:vendorID="64" w:dllVersion="4096" w:nlCheck="1" w:checkStyle="0"/>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yMjYytTQ3NzUwNLZU0lEKTi0uzszPAykwrgUAbT3VyCwAAAA="/>
  </w:docVars>
  <w:rsids>
    <w:rsidRoot w:val="002A2D74"/>
    <w:rsid w:val="0000114E"/>
    <w:rsid w:val="00002518"/>
    <w:rsid w:val="0000293E"/>
    <w:rsid w:val="000033B1"/>
    <w:rsid w:val="00003BE4"/>
    <w:rsid w:val="0000484C"/>
    <w:rsid w:val="00011211"/>
    <w:rsid w:val="00011932"/>
    <w:rsid w:val="000148BB"/>
    <w:rsid w:val="00014DB0"/>
    <w:rsid w:val="00015FD0"/>
    <w:rsid w:val="000166BF"/>
    <w:rsid w:val="00025B02"/>
    <w:rsid w:val="00026371"/>
    <w:rsid w:val="00027F59"/>
    <w:rsid w:val="00030EBB"/>
    <w:rsid w:val="0003153C"/>
    <w:rsid w:val="00034089"/>
    <w:rsid w:val="000357AD"/>
    <w:rsid w:val="000357C0"/>
    <w:rsid w:val="000402BC"/>
    <w:rsid w:val="00040A2C"/>
    <w:rsid w:val="00040C0F"/>
    <w:rsid w:val="00041C70"/>
    <w:rsid w:val="0005088E"/>
    <w:rsid w:val="00054B19"/>
    <w:rsid w:val="00056A1D"/>
    <w:rsid w:val="00063960"/>
    <w:rsid w:val="0006492E"/>
    <w:rsid w:val="000650A8"/>
    <w:rsid w:val="00070A7D"/>
    <w:rsid w:val="000720D2"/>
    <w:rsid w:val="00081E6A"/>
    <w:rsid w:val="00084684"/>
    <w:rsid w:val="0008681C"/>
    <w:rsid w:val="0009171B"/>
    <w:rsid w:val="000939E4"/>
    <w:rsid w:val="00096EAE"/>
    <w:rsid w:val="000A268E"/>
    <w:rsid w:val="000A4236"/>
    <w:rsid w:val="000A4CFD"/>
    <w:rsid w:val="000A5766"/>
    <w:rsid w:val="000A6B46"/>
    <w:rsid w:val="000C199E"/>
    <w:rsid w:val="000C1DFA"/>
    <w:rsid w:val="000C73C8"/>
    <w:rsid w:val="000D545D"/>
    <w:rsid w:val="000D6554"/>
    <w:rsid w:val="000E3BFB"/>
    <w:rsid w:val="000E3E9F"/>
    <w:rsid w:val="000E6A11"/>
    <w:rsid w:val="000E6ABE"/>
    <w:rsid w:val="000F0504"/>
    <w:rsid w:val="0010306A"/>
    <w:rsid w:val="00105A03"/>
    <w:rsid w:val="00106A86"/>
    <w:rsid w:val="001174F1"/>
    <w:rsid w:val="0012007E"/>
    <w:rsid w:val="0012346B"/>
    <w:rsid w:val="00126F4C"/>
    <w:rsid w:val="00130842"/>
    <w:rsid w:val="00130AAA"/>
    <w:rsid w:val="00132124"/>
    <w:rsid w:val="0013331B"/>
    <w:rsid w:val="0013674D"/>
    <w:rsid w:val="001370E1"/>
    <w:rsid w:val="00137197"/>
    <w:rsid w:val="0013743F"/>
    <w:rsid w:val="00137A92"/>
    <w:rsid w:val="0014759F"/>
    <w:rsid w:val="00150C9A"/>
    <w:rsid w:val="001512E7"/>
    <w:rsid w:val="00152E4F"/>
    <w:rsid w:val="0015401B"/>
    <w:rsid w:val="001548C5"/>
    <w:rsid w:val="00154CFA"/>
    <w:rsid w:val="001604C9"/>
    <w:rsid w:val="0016574D"/>
    <w:rsid w:val="001666C1"/>
    <w:rsid w:val="00172BF5"/>
    <w:rsid w:val="0017334C"/>
    <w:rsid w:val="00174D7F"/>
    <w:rsid w:val="00175D4F"/>
    <w:rsid w:val="0017746D"/>
    <w:rsid w:val="00184271"/>
    <w:rsid w:val="00184AF7"/>
    <w:rsid w:val="00186BAE"/>
    <w:rsid w:val="001904D5"/>
    <w:rsid w:val="00193A03"/>
    <w:rsid w:val="00197015"/>
    <w:rsid w:val="001A1D48"/>
    <w:rsid w:val="001A2FF9"/>
    <w:rsid w:val="001B1178"/>
    <w:rsid w:val="001B1B6E"/>
    <w:rsid w:val="001B4BD2"/>
    <w:rsid w:val="001B6AA8"/>
    <w:rsid w:val="001C06BA"/>
    <w:rsid w:val="001C0C31"/>
    <w:rsid w:val="001C0FF5"/>
    <w:rsid w:val="001C2E35"/>
    <w:rsid w:val="001C5FBB"/>
    <w:rsid w:val="001C64F0"/>
    <w:rsid w:val="001D023B"/>
    <w:rsid w:val="001D1D77"/>
    <w:rsid w:val="001D2B1A"/>
    <w:rsid w:val="001D5F3C"/>
    <w:rsid w:val="001D744F"/>
    <w:rsid w:val="001E06E3"/>
    <w:rsid w:val="001E20F2"/>
    <w:rsid w:val="001E3BE2"/>
    <w:rsid w:val="001E4F4C"/>
    <w:rsid w:val="001F1FEA"/>
    <w:rsid w:val="001F29F3"/>
    <w:rsid w:val="001F6F84"/>
    <w:rsid w:val="001F72B4"/>
    <w:rsid w:val="00203254"/>
    <w:rsid w:val="00204D68"/>
    <w:rsid w:val="00205205"/>
    <w:rsid w:val="0020582F"/>
    <w:rsid w:val="00206CD0"/>
    <w:rsid w:val="00211822"/>
    <w:rsid w:val="0021247E"/>
    <w:rsid w:val="00212EBA"/>
    <w:rsid w:val="00213561"/>
    <w:rsid w:val="0021719B"/>
    <w:rsid w:val="0022094E"/>
    <w:rsid w:val="00220B45"/>
    <w:rsid w:val="002211E0"/>
    <w:rsid w:val="00221EE7"/>
    <w:rsid w:val="0022410A"/>
    <w:rsid w:val="00225561"/>
    <w:rsid w:val="00231C50"/>
    <w:rsid w:val="00231DCE"/>
    <w:rsid w:val="002334D1"/>
    <w:rsid w:val="00234107"/>
    <w:rsid w:val="00235524"/>
    <w:rsid w:val="00240DCB"/>
    <w:rsid w:val="0024158D"/>
    <w:rsid w:val="002419C8"/>
    <w:rsid w:val="00241F9A"/>
    <w:rsid w:val="00242216"/>
    <w:rsid w:val="0024320A"/>
    <w:rsid w:val="00245E37"/>
    <w:rsid w:val="002560F4"/>
    <w:rsid w:val="00263506"/>
    <w:rsid w:val="00263801"/>
    <w:rsid w:val="00264655"/>
    <w:rsid w:val="00272587"/>
    <w:rsid w:val="00273553"/>
    <w:rsid w:val="00277502"/>
    <w:rsid w:val="0029189E"/>
    <w:rsid w:val="00291BE7"/>
    <w:rsid w:val="002924D3"/>
    <w:rsid w:val="00292680"/>
    <w:rsid w:val="0029338D"/>
    <w:rsid w:val="00293D32"/>
    <w:rsid w:val="00295A3D"/>
    <w:rsid w:val="00296FAD"/>
    <w:rsid w:val="002A2095"/>
    <w:rsid w:val="002A2D74"/>
    <w:rsid w:val="002A3266"/>
    <w:rsid w:val="002A5849"/>
    <w:rsid w:val="002B4868"/>
    <w:rsid w:val="002C1C1D"/>
    <w:rsid w:val="002C487B"/>
    <w:rsid w:val="002D1D3B"/>
    <w:rsid w:val="002D2009"/>
    <w:rsid w:val="002D3686"/>
    <w:rsid w:val="002D391C"/>
    <w:rsid w:val="002D4AB0"/>
    <w:rsid w:val="002D7104"/>
    <w:rsid w:val="002D72E5"/>
    <w:rsid w:val="002D7827"/>
    <w:rsid w:val="002E0251"/>
    <w:rsid w:val="002E1BC5"/>
    <w:rsid w:val="002E1EF9"/>
    <w:rsid w:val="002E2149"/>
    <w:rsid w:val="002E3151"/>
    <w:rsid w:val="002E388E"/>
    <w:rsid w:val="002E661D"/>
    <w:rsid w:val="002F1C19"/>
    <w:rsid w:val="002F2714"/>
    <w:rsid w:val="002F387E"/>
    <w:rsid w:val="00300F5B"/>
    <w:rsid w:val="0030366D"/>
    <w:rsid w:val="00310356"/>
    <w:rsid w:val="00315E95"/>
    <w:rsid w:val="003163B7"/>
    <w:rsid w:val="00321519"/>
    <w:rsid w:val="003215E1"/>
    <w:rsid w:val="003255EA"/>
    <w:rsid w:val="00326381"/>
    <w:rsid w:val="00330C04"/>
    <w:rsid w:val="003321F2"/>
    <w:rsid w:val="0033275F"/>
    <w:rsid w:val="003328C8"/>
    <w:rsid w:val="00333111"/>
    <w:rsid w:val="0033366C"/>
    <w:rsid w:val="0033385C"/>
    <w:rsid w:val="00334F76"/>
    <w:rsid w:val="00335075"/>
    <w:rsid w:val="00337368"/>
    <w:rsid w:val="00341E72"/>
    <w:rsid w:val="00344607"/>
    <w:rsid w:val="003450AA"/>
    <w:rsid w:val="003475D5"/>
    <w:rsid w:val="00350618"/>
    <w:rsid w:val="00354416"/>
    <w:rsid w:val="0035746A"/>
    <w:rsid w:val="0036286A"/>
    <w:rsid w:val="0036286C"/>
    <w:rsid w:val="00362BA3"/>
    <w:rsid w:val="00370CBE"/>
    <w:rsid w:val="00370E3E"/>
    <w:rsid w:val="00372B18"/>
    <w:rsid w:val="00372C28"/>
    <w:rsid w:val="00372F1A"/>
    <w:rsid w:val="00374B4D"/>
    <w:rsid w:val="00375544"/>
    <w:rsid w:val="00380EFD"/>
    <w:rsid w:val="00381238"/>
    <w:rsid w:val="00384D8C"/>
    <w:rsid w:val="003864E9"/>
    <w:rsid w:val="00390A69"/>
    <w:rsid w:val="003915B9"/>
    <w:rsid w:val="003923B2"/>
    <w:rsid w:val="0039272B"/>
    <w:rsid w:val="00393BC3"/>
    <w:rsid w:val="0039535F"/>
    <w:rsid w:val="003956A9"/>
    <w:rsid w:val="003A0855"/>
    <w:rsid w:val="003A2467"/>
    <w:rsid w:val="003A4846"/>
    <w:rsid w:val="003A56D8"/>
    <w:rsid w:val="003A6027"/>
    <w:rsid w:val="003A7C83"/>
    <w:rsid w:val="003B166A"/>
    <w:rsid w:val="003B3C89"/>
    <w:rsid w:val="003B5B56"/>
    <w:rsid w:val="003B664C"/>
    <w:rsid w:val="003B7E60"/>
    <w:rsid w:val="003C4AC9"/>
    <w:rsid w:val="003C7B34"/>
    <w:rsid w:val="003D140B"/>
    <w:rsid w:val="003D1444"/>
    <w:rsid w:val="003D2785"/>
    <w:rsid w:val="003D3A42"/>
    <w:rsid w:val="003D767F"/>
    <w:rsid w:val="003E433B"/>
    <w:rsid w:val="003E46DE"/>
    <w:rsid w:val="003E4B04"/>
    <w:rsid w:val="003F03B5"/>
    <w:rsid w:val="003F051F"/>
    <w:rsid w:val="003F1D15"/>
    <w:rsid w:val="003F47A0"/>
    <w:rsid w:val="003F669C"/>
    <w:rsid w:val="003F716B"/>
    <w:rsid w:val="003F7C96"/>
    <w:rsid w:val="00402296"/>
    <w:rsid w:val="00405EC7"/>
    <w:rsid w:val="0040665D"/>
    <w:rsid w:val="00407D5F"/>
    <w:rsid w:val="00410807"/>
    <w:rsid w:val="00413900"/>
    <w:rsid w:val="004163D6"/>
    <w:rsid w:val="00417739"/>
    <w:rsid w:val="00422731"/>
    <w:rsid w:val="004230E2"/>
    <w:rsid w:val="004263A0"/>
    <w:rsid w:val="004328F3"/>
    <w:rsid w:val="00432A4F"/>
    <w:rsid w:val="00432D09"/>
    <w:rsid w:val="00432D58"/>
    <w:rsid w:val="0043400B"/>
    <w:rsid w:val="00435C35"/>
    <w:rsid w:val="004367F6"/>
    <w:rsid w:val="004421C4"/>
    <w:rsid w:val="00443EB1"/>
    <w:rsid w:val="004448E1"/>
    <w:rsid w:val="00445180"/>
    <w:rsid w:val="00446713"/>
    <w:rsid w:val="00450074"/>
    <w:rsid w:val="00450792"/>
    <w:rsid w:val="00451DA3"/>
    <w:rsid w:val="00453490"/>
    <w:rsid w:val="00454388"/>
    <w:rsid w:val="004579D3"/>
    <w:rsid w:val="004605E1"/>
    <w:rsid w:val="00464945"/>
    <w:rsid w:val="00473AC9"/>
    <w:rsid w:val="00474F5E"/>
    <w:rsid w:val="00480610"/>
    <w:rsid w:val="00486239"/>
    <w:rsid w:val="0048629B"/>
    <w:rsid w:val="00490064"/>
    <w:rsid w:val="004909A2"/>
    <w:rsid w:val="00490A2A"/>
    <w:rsid w:val="00490BCD"/>
    <w:rsid w:val="004916D1"/>
    <w:rsid w:val="00492DC5"/>
    <w:rsid w:val="004A0344"/>
    <w:rsid w:val="004A0AAC"/>
    <w:rsid w:val="004A3C33"/>
    <w:rsid w:val="004A5A2F"/>
    <w:rsid w:val="004C16C9"/>
    <w:rsid w:val="004C5D8E"/>
    <w:rsid w:val="004D0927"/>
    <w:rsid w:val="004D0EAF"/>
    <w:rsid w:val="004D0FDC"/>
    <w:rsid w:val="004D10D0"/>
    <w:rsid w:val="004D2BB4"/>
    <w:rsid w:val="004D32E8"/>
    <w:rsid w:val="004D68F8"/>
    <w:rsid w:val="004E0A5F"/>
    <w:rsid w:val="004E2763"/>
    <w:rsid w:val="004E4132"/>
    <w:rsid w:val="004E48A9"/>
    <w:rsid w:val="004E4F7D"/>
    <w:rsid w:val="004E5DB0"/>
    <w:rsid w:val="004E6563"/>
    <w:rsid w:val="004E6C8C"/>
    <w:rsid w:val="004E7B97"/>
    <w:rsid w:val="004F36BF"/>
    <w:rsid w:val="004F36E4"/>
    <w:rsid w:val="004F4C35"/>
    <w:rsid w:val="004F5281"/>
    <w:rsid w:val="00500E27"/>
    <w:rsid w:val="00502E60"/>
    <w:rsid w:val="00504DCA"/>
    <w:rsid w:val="005070FE"/>
    <w:rsid w:val="00512029"/>
    <w:rsid w:val="00512FA0"/>
    <w:rsid w:val="005160BD"/>
    <w:rsid w:val="005177A3"/>
    <w:rsid w:val="0052193C"/>
    <w:rsid w:val="00523C5C"/>
    <w:rsid w:val="00526006"/>
    <w:rsid w:val="005277B1"/>
    <w:rsid w:val="00527BEB"/>
    <w:rsid w:val="00527EEF"/>
    <w:rsid w:val="005305E3"/>
    <w:rsid w:val="005327EA"/>
    <w:rsid w:val="00533DE2"/>
    <w:rsid w:val="00535998"/>
    <w:rsid w:val="005409EC"/>
    <w:rsid w:val="00540BBF"/>
    <w:rsid w:val="0054206A"/>
    <w:rsid w:val="00543E5B"/>
    <w:rsid w:val="00544B45"/>
    <w:rsid w:val="00546512"/>
    <w:rsid w:val="005466AF"/>
    <w:rsid w:val="005509ED"/>
    <w:rsid w:val="0055124F"/>
    <w:rsid w:val="00551C0C"/>
    <w:rsid w:val="00553A23"/>
    <w:rsid w:val="00555292"/>
    <w:rsid w:val="00555FB2"/>
    <w:rsid w:val="00560563"/>
    <w:rsid w:val="00560D5F"/>
    <w:rsid w:val="00561D90"/>
    <w:rsid w:val="00564510"/>
    <w:rsid w:val="0056573F"/>
    <w:rsid w:val="00571CD5"/>
    <w:rsid w:val="00572ED9"/>
    <w:rsid w:val="00573145"/>
    <w:rsid w:val="00576AE5"/>
    <w:rsid w:val="005803E0"/>
    <w:rsid w:val="005812A8"/>
    <w:rsid w:val="005818AD"/>
    <w:rsid w:val="00582734"/>
    <w:rsid w:val="00582F5A"/>
    <w:rsid w:val="0058381E"/>
    <w:rsid w:val="00586A17"/>
    <w:rsid w:val="00587BD8"/>
    <w:rsid w:val="00591075"/>
    <w:rsid w:val="00591B6F"/>
    <w:rsid w:val="00592DAB"/>
    <w:rsid w:val="00593964"/>
    <w:rsid w:val="005943D6"/>
    <w:rsid w:val="00596CF8"/>
    <w:rsid w:val="00596FAD"/>
    <w:rsid w:val="005A1245"/>
    <w:rsid w:val="005A3B94"/>
    <w:rsid w:val="005B0F77"/>
    <w:rsid w:val="005B1030"/>
    <w:rsid w:val="005B1533"/>
    <w:rsid w:val="005B7111"/>
    <w:rsid w:val="005C22E0"/>
    <w:rsid w:val="005C32EE"/>
    <w:rsid w:val="005C36E9"/>
    <w:rsid w:val="005C3CFF"/>
    <w:rsid w:val="005C63EB"/>
    <w:rsid w:val="005C6522"/>
    <w:rsid w:val="005D207D"/>
    <w:rsid w:val="005D3D5E"/>
    <w:rsid w:val="005D68F0"/>
    <w:rsid w:val="005E0AFC"/>
    <w:rsid w:val="005E0E7E"/>
    <w:rsid w:val="005E1C36"/>
    <w:rsid w:val="005E4BA0"/>
    <w:rsid w:val="005F38C0"/>
    <w:rsid w:val="005F407A"/>
    <w:rsid w:val="005F46B8"/>
    <w:rsid w:val="005F4F6F"/>
    <w:rsid w:val="005F6EDD"/>
    <w:rsid w:val="005F6FCB"/>
    <w:rsid w:val="00604C7E"/>
    <w:rsid w:val="0061061A"/>
    <w:rsid w:val="00612725"/>
    <w:rsid w:val="0061428E"/>
    <w:rsid w:val="00614406"/>
    <w:rsid w:val="00616D17"/>
    <w:rsid w:val="00620C6D"/>
    <w:rsid w:val="00621F09"/>
    <w:rsid w:val="0062350E"/>
    <w:rsid w:val="00623CFE"/>
    <w:rsid w:val="00624CF6"/>
    <w:rsid w:val="00624F8F"/>
    <w:rsid w:val="006261B1"/>
    <w:rsid w:val="00632B08"/>
    <w:rsid w:val="00634597"/>
    <w:rsid w:val="0063576D"/>
    <w:rsid w:val="00640F2C"/>
    <w:rsid w:val="006414D0"/>
    <w:rsid w:val="00641A26"/>
    <w:rsid w:val="006429E8"/>
    <w:rsid w:val="00642A4E"/>
    <w:rsid w:val="006449D8"/>
    <w:rsid w:val="0064719E"/>
    <w:rsid w:val="006526EF"/>
    <w:rsid w:val="00652B22"/>
    <w:rsid w:val="00653211"/>
    <w:rsid w:val="006562D9"/>
    <w:rsid w:val="0065682B"/>
    <w:rsid w:val="00656B87"/>
    <w:rsid w:val="00660E13"/>
    <w:rsid w:val="006639A8"/>
    <w:rsid w:val="0067032C"/>
    <w:rsid w:val="00674275"/>
    <w:rsid w:val="006768AA"/>
    <w:rsid w:val="006802C1"/>
    <w:rsid w:val="00680559"/>
    <w:rsid w:val="006805D6"/>
    <w:rsid w:val="00680EC8"/>
    <w:rsid w:val="00683583"/>
    <w:rsid w:val="0068373E"/>
    <w:rsid w:val="0069453C"/>
    <w:rsid w:val="006A3BDE"/>
    <w:rsid w:val="006A4370"/>
    <w:rsid w:val="006A56BD"/>
    <w:rsid w:val="006A6ACC"/>
    <w:rsid w:val="006A7132"/>
    <w:rsid w:val="006B05E4"/>
    <w:rsid w:val="006B1843"/>
    <w:rsid w:val="006B2A1F"/>
    <w:rsid w:val="006B629B"/>
    <w:rsid w:val="006C07D2"/>
    <w:rsid w:val="006D34BF"/>
    <w:rsid w:val="006D3CDE"/>
    <w:rsid w:val="006D6685"/>
    <w:rsid w:val="006D68FF"/>
    <w:rsid w:val="006D73D2"/>
    <w:rsid w:val="006E2849"/>
    <w:rsid w:val="006E34C0"/>
    <w:rsid w:val="006E3F96"/>
    <w:rsid w:val="006E7043"/>
    <w:rsid w:val="006F1B11"/>
    <w:rsid w:val="006F3897"/>
    <w:rsid w:val="006F56AC"/>
    <w:rsid w:val="00701C69"/>
    <w:rsid w:val="007028CE"/>
    <w:rsid w:val="00706C2E"/>
    <w:rsid w:val="00711B3D"/>
    <w:rsid w:val="007131D8"/>
    <w:rsid w:val="00715036"/>
    <w:rsid w:val="007172F3"/>
    <w:rsid w:val="00717F96"/>
    <w:rsid w:val="00721720"/>
    <w:rsid w:val="007243ED"/>
    <w:rsid w:val="00725959"/>
    <w:rsid w:val="00725D08"/>
    <w:rsid w:val="00726062"/>
    <w:rsid w:val="007409F8"/>
    <w:rsid w:val="00740A02"/>
    <w:rsid w:val="00740E02"/>
    <w:rsid w:val="0074276C"/>
    <w:rsid w:val="00744842"/>
    <w:rsid w:val="0075203C"/>
    <w:rsid w:val="0075765F"/>
    <w:rsid w:val="00760A03"/>
    <w:rsid w:val="007653D4"/>
    <w:rsid w:val="00772EB8"/>
    <w:rsid w:val="0077349F"/>
    <w:rsid w:val="0077728D"/>
    <w:rsid w:val="007801E0"/>
    <w:rsid w:val="00784C0D"/>
    <w:rsid w:val="007927FA"/>
    <w:rsid w:val="007A01F6"/>
    <w:rsid w:val="007A112E"/>
    <w:rsid w:val="007A1459"/>
    <w:rsid w:val="007A3090"/>
    <w:rsid w:val="007A4D5E"/>
    <w:rsid w:val="007A71C7"/>
    <w:rsid w:val="007B1124"/>
    <w:rsid w:val="007B3631"/>
    <w:rsid w:val="007B558E"/>
    <w:rsid w:val="007B6728"/>
    <w:rsid w:val="007B6E7F"/>
    <w:rsid w:val="007C2CD1"/>
    <w:rsid w:val="007C5A1A"/>
    <w:rsid w:val="007D215A"/>
    <w:rsid w:val="007D322D"/>
    <w:rsid w:val="007D45B2"/>
    <w:rsid w:val="007D518C"/>
    <w:rsid w:val="007D5CFD"/>
    <w:rsid w:val="007D74D4"/>
    <w:rsid w:val="007D7A5D"/>
    <w:rsid w:val="007F2382"/>
    <w:rsid w:val="008018F5"/>
    <w:rsid w:val="008019C9"/>
    <w:rsid w:val="00803BEF"/>
    <w:rsid w:val="00805EEB"/>
    <w:rsid w:val="008068C9"/>
    <w:rsid w:val="008104E0"/>
    <w:rsid w:val="008132E4"/>
    <w:rsid w:val="008135BC"/>
    <w:rsid w:val="008137F9"/>
    <w:rsid w:val="00814973"/>
    <w:rsid w:val="0081762B"/>
    <w:rsid w:val="00820BDC"/>
    <w:rsid w:val="008222EA"/>
    <w:rsid w:val="00825F27"/>
    <w:rsid w:val="008265F4"/>
    <w:rsid w:val="00826FA0"/>
    <w:rsid w:val="00830802"/>
    <w:rsid w:val="00831169"/>
    <w:rsid w:val="0083226A"/>
    <w:rsid w:val="00833529"/>
    <w:rsid w:val="00833B89"/>
    <w:rsid w:val="008402B6"/>
    <w:rsid w:val="00844400"/>
    <w:rsid w:val="00844DBC"/>
    <w:rsid w:val="00847357"/>
    <w:rsid w:val="00854F7C"/>
    <w:rsid w:val="00856154"/>
    <w:rsid w:val="008565A3"/>
    <w:rsid w:val="0086280F"/>
    <w:rsid w:val="008649EC"/>
    <w:rsid w:val="00864DE6"/>
    <w:rsid w:val="0086570A"/>
    <w:rsid w:val="00865B2D"/>
    <w:rsid w:val="00865BB5"/>
    <w:rsid w:val="00866C85"/>
    <w:rsid w:val="00872A7D"/>
    <w:rsid w:val="00883AF3"/>
    <w:rsid w:val="00883D3B"/>
    <w:rsid w:val="00884A17"/>
    <w:rsid w:val="00890F17"/>
    <w:rsid w:val="00894D9A"/>
    <w:rsid w:val="008A1B3C"/>
    <w:rsid w:val="008A3307"/>
    <w:rsid w:val="008A4971"/>
    <w:rsid w:val="008A6BC4"/>
    <w:rsid w:val="008B2007"/>
    <w:rsid w:val="008B42FF"/>
    <w:rsid w:val="008B4B95"/>
    <w:rsid w:val="008B5B2A"/>
    <w:rsid w:val="008B6EB3"/>
    <w:rsid w:val="008B7EFE"/>
    <w:rsid w:val="008C07E8"/>
    <w:rsid w:val="008C1FF1"/>
    <w:rsid w:val="008C7BDA"/>
    <w:rsid w:val="008D0193"/>
    <w:rsid w:val="008D15E0"/>
    <w:rsid w:val="008D27D3"/>
    <w:rsid w:val="008D2807"/>
    <w:rsid w:val="008D2F3E"/>
    <w:rsid w:val="008D3900"/>
    <w:rsid w:val="008D55CF"/>
    <w:rsid w:val="008E2908"/>
    <w:rsid w:val="008E33FE"/>
    <w:rsid w:val="008E621F"/>
    <w:rsid w:val="008E7201"/>
    <w:rsid w:val="008F05A3"/>
    <w:rsid w:val="008F2AAD"/>
    <w:rsid w:val="008F3AE6"/>
    <w:rsid w:val="008F6904"/>
    <w:rsid w:val="008F7B27"/>
    <w:rsid w:val="00901E39"/>
    <w:rsid w:val="00903646"/>
    <w:rsid w:val="009045E2"/>
    <w:rsid w:val="00905F9E"/>
    <w:rsid w:val="00906C15"/>
    <w:rsid w:val="00907730"/>
    <w:rsid w:val="00916385"/>
    <w:rsid w:val="00917F41"/>
    <w:rsid w:val="0092114E"/>
    <w:rsid w:val="00924FAD"/>
    <w:rsid w:val="00925354"/>
    <w:rsid w:val="009325DA"/>
    <w:rsid w:val="00932F9B"/>
    <w:rsid w:val="00934B0F"/>
    <w:rsid w:val="009371EB"/>
    <w:rsid w:val="009402FA"/>
    <w:rsid w:val="00940874"/>
    <w:rsid w:val="00942B67"/>
    <w:rsid w:val="00943E94"/>
    <w:rsid w:val="00944218"/>
    <w:rsid w:val="009460FB"/>
    <w:rsid w:val="00946A4C"/>
    <w:rsid w:val="0095019B"/>
    <w:rsid w:val="00951F0A"/>
    <w:rsid w:val="00954774"/>
    <w:rsid w:val="00957AE4"/>
    <w:rsid w:val="00960DB8"/>
    <w:rsid w:val="009612F5"/>
    <w:rsid w:val="00961507"/>
    <w:rsid w:val="00962F41"/>
    <w:rsid w:val="00964FDA"/>
    <w:rsid w:val="00965020"/>
    <w:rsid w:val="009676E6"/>
    <w:rsid w:val="0097037B"/>
    <w:rsid w:val="00971E40"/>
    <w:rsid w:val="00972C91"/>
    <w:rsid w:val="00975223"/>
    <w:rsid w:val="00975899"/>
    <w:rsid w:val="00980AE0"/>
    <w:rsid w:val="0098181A"/>
    <w:rsid w:val="00981A9E"/>
    <w:rsid w:val="00982FF6"/>
    <w:rsid w:val="00991C3B"/>
    <w:rsid w:val="009A1F0D"/>
    <w:rsid w:val="009A39EA"/>
    <w:rsid w:val="009A4BA8"/>
    <w:rsid w:val="009A64A0"/>
    <w:rsid w:val="009B01A9"/>
    <w:rsid w:val="009B2A24"/>
    <w:rsid w:val="009B2C93"/>
    <w:rsid w:val="009B2D4E"/>
    <w:rsid w:val="009C08B2"/>
    <w:rsid w:val="009C10A5"/>
    <w:rsid w:val="009C2266"/>
    <w:rsid w:val="009C2503"/>
    <w:rsid w:val="009C349A"/>
    <w:rsid w:val="009C6AD9"/>
    <w:rsid w:val="009C7828"/>
    <w:rsid w:val="009D38E4"/>
    <w:rsid w:val="009D4D10"/>
    <w:rsid w:val="009D6873"/>
    <w:rsid w:val="009D794C"/>
    <w:rsid w:val="009E104F"/>
    <w:rsid w:val="009E6867"/>
    <w:rsid w:val="009E6A2F"/>
    <w:rsid w:val="009F0786"/>
    <w:rsid w:val="009F0D7F"/>
    <w:rsid w:val="009F2B99"/>
    <w:rsid w:val="009F6B8F"/>
    <w:rsid w:val="00A011D0"/>
    <w:rsid w:val="00A01F21"/>
    <w:rsid w:val="00A04A4E"/>
    <w:rsid w:val="00A07DC3"/>
    <w:rsid w:val="00A1039C"/>
    <w:rsid w:val="00A10AF6"/>
    <w:rsid w:val="00A10FE1"/>
    <w:rsid w:val="00A111FD"/>
    <w:rsid w:val="00A127FB"/>
    <w:rsid w:val="00A206AE"/>
    <w:rsid w:val="00A247FC"/>
    <w:rsid w:val="00A2583F"/>
    <w:rsid w:val="00A274B3"/>
    <w:rsid w:val="00A303B8"/>
    <w:rsid w:val="00A3146A"/>
    <w:rsid w:val="00A3535B"/>
    <w:rsid w:val="00A3578C"/>
    <w:rsid w:val="00A412C8"/>
    <w:rsid w:val="00A4275D"/>
    <w:rsid w:val="00A42DEA"/>
    <w:rsid w:val="00A43FDB"/>
    <w:rsid w:val="00A4422C"/>
    <w:rsid w:val="00A45371"/>
    <w:rsid w:val="00A47F51"/>
    <w:rsid w:val="00A51A5E"/>
    <w:rsid w:val="00A564F1"/>
    <w:rsid w:val="00A56ADE"/>
    <w:rsid w:val="00A576B5"/>
    <w:rsid w:val="00A6044E"/>
    <w:rsid w:val="00A6476F"/>
    <w:rsid w:val="00A665C0"/>
    <w:rsid w:val="00A673B4"/>
    <w:rsid w:val="00A67A70"/>
    <w:rsid w:val="00A67D11"/>
    <w:rsid w:val="00A7147E"/>
    <w:rsid w:val="00A719F9"/>
    <w:rsid w:val="00A72199"/>
    <w:rsid w:val="00A75B91"/>
    <w:rsid w:val="00A77B9B"/>
    <w:rsid w:val="00A85943"/>
    <w:rsid w:val="00A85A13"/>
    <w:rsid w:val="00A864CE"/>
    <w:rsid w:val="00A92DB3"/>
    <w:rsid w:val="00A93480"/>
    <w:rsid w:val="00A93742"/>
    <w:rsid w:val="00A945BD"/>
    <w:rsid w:val="00A95405"/>
    <w:rsid w:val="00AA1E7D"/>
    <w:rsid w:val="00AA2DB2"/>
    <w:rsid w:val="00AA4496"/>
    <w:rsid w:val="00AA4895"/>
    <w:rsid w:val="00AA5358"/>
    <w:rsid w:val="00AA5568"/>
    <w:rsid w:val="00AA6FEB"/>
    <w:rsid w:val="00AB02DC"/>
    <w:rsid w:val="00AB4BCF"/>
    <w:rsid w:val="00AB64B4"/>
    <w:rsid w:val="00AB6897"/>
    <w:rsid w:val="00AB7B7A"/>
    <w:rsid w:val="00AC16D3"/>
    <w:rsid w:val="00AC3CB3"/>
    <w:rsid w:val="00AC66D7"/>
    <w:rsid w:val="00AC7D36"/>
    <w:rsid w:val="00AD1966"/>
    <w:rsid w:val="00AD2357"/>
    <w:rsid w:val="00AD6ACE"/>
    <w:rsid w:val="00AE1C47"/>
    <w:rsid w:val="00AE5518"/>
    <w:rsid w:val="00AF29FD"/>
    <w:rsid w:val="00AF2FBA"/>
    <w:rsid w:val="00AF311B"/>
    <w:rsid w:val="00B01C33"/>
    <w:rsid w:val="00B03097"/>
    <w:rsid w:val="00B033F9"/>
    <w:rsid w:val="00B03F05"/>
    <w:rsid w:val="00B061AB"/>
    <w:rsid w:val="00B11053"/>
    <w:rsid w:val="00B12E1A"/>
    <w:rsid w:val="00B1767B"/>
    <w:rsid w:val="00B215FD"/>
    <w:rsid w:val="00B2423A"/>
    <w:rsid w:val="00B24FAA"/>
    <w:rsid w:val="00B25397"/>
    <w:rsid w:val="00B271A4"/>
    <w:rsid w:val="00B276C4"/>
    <w:rsid w:val="00B3278E"/>
    <w:rsid w:val="00B3325A"/>
    <w:rsid w:val="00B34045"/>
    <w:rsid w:val="00B342C6"/>
    <w:rsid w:val="00B35A8E"/>
    <w:rsid w:val="00B35E1B"/>
    <w:rsid w:val="00B41861"/>
    <w:rsid w:val="00B41DDF"/>
    <w:rsid w:val="00B42542"/>
    <w:rsid w:val="00B450DF"/>
    <w:rsid w:val="00B518BF"/>
    <w:rsid w:val="00B519C9"/>
    <w:rsid w:val="00B619E8"/>
    <w:rsid w:val="00B6423C"/>
    <w:rsid w:val="00B65297"/>
    <w:rsid w:val="00B72600"/>
    <w:rsid w:val="00B72709"/>
    <w:rsid w:val="00B7270F"/>
    <w:rsid w:val="00B73DD3"/>
    <w:rsid w:val="00B74B53"/>
    <w:rsid w:val="00B760CA"/>
    <w:rsid w:val="00B762D3"/>
    <w:rsid w:val="00B767E8"/>
    <w:rsid w:val="00B76F78"/>
    <w:rsid w:val="00B77B0E"/>
    <w:rsid w:val="00B808C0"/>
    <w:rsid w:val="00B80AE6"/>
    <w:rsid w:val="00B8115A"/>
    <w:rsid w:val="00B8579D"/>
    <w:rsid w:val="00B86DF6"/>
    <w:rsid w:val="00B8701B"/>
    <w:rsid w:val="00B9149B"/>
    <w:rsid w:val="00B92B15"/>
    <w:rsid w:val="00BA5490"/>
    <w:rsid w:val="00BA5C91"/>
    <w:rsid w:val="00BB02A3"/>
    <w:rsid w:val="00BB5462"/>
    <w:rsid w:val="00BB77C7"/>
    <w:rsid w:val="00BC211C"/>
    <w:rsid w:val="00BC3615"/>
    <w:rsid w:val="00BC3C5B"/>
    <w:rsid w:val="00BC642C"/>
    <w:rsid w:val="00BC680C"/>
    <w:rsid w:val="00BD08BD"/>
    <w:rsid w:val="00BD2909"/>
    <w:rsid w:val="00BD4DEE"/>
    <w:rsid w:val="00BD738C"/>
    <w:rsid w:val="00BD7A06"/>
    <w:rsid w:val="00BE1BC5"/>
    <w:rsid w:val="00BE5BB2"/>
    <w:rsid w:val="00BE7E62"/>
    <w:rsid w:val="00BF2843"/>
    <w:rsid w:val="00BF3351"/>
    <w:rsid w:val="00BF5270"/>
    <w:rsid w:val="00BF7C46"/>
    <w:rsid w:val="00C00585"/>
    <w:rsid w:val="00C02084"/>
    <w:rsid w:val="00C02B26"/>
    <w:rsid w:val="00C05EAF"/>
    <w:rsid w:val="00C071F9"/>
    <w:rsid w:val="00C10CDE"/>
    <w:rsid w:val="00C11254"/>
    <w:rsid w:val="00C14A3C"/>
    <w:rsid w:val="00C15105"/>
    <w:rsid w:val="00C15D1F"/>
    <w:rsid w:val="00C1761B"/>
    <w:rsid w:val="00C20551"/>
    <w:rsid w:val="00C245DE"/>
    <w:rsid w:val="00C25019"/>
    <w:rsid w:val="00C25DFB"/>
    <w:rsid w:val="00C263B8"/>
    <w:rsid w:val="00C26586"/>
    <w:rsid w:val="00C275D7"/>
    <w:rsid w:val="00C3160C"/>
    <w:rsid w:val="00C3224F"/>
    <w:rsid w:val="00C32A2F"/>
    <w:rsid w:val="00C32C5C"/>
    <w:rsid w:val="00C33A23"/>
    <w:rsid w:val="00C35859"/>
    <w:rsid w:val="00C35B28"/>
    <w:rsid w:val="00C368C5"/>
    <w:rsid w:val="00C36CED"/>
    <w:rsid w:val="00C41E62"/>
    <w:rsid w:val="00C43811"/>
    <w:rsid w:val="00C465DA"/>
    <w:rsid w:val="00C53ECF"/>
    <w:rsid w:val="00C54141"/>
    <w:rsid w:val="00C54D09"/>
    <w:rsid w:val="00C56030"/>
    <w:rsid w:val="00C622CB"/>
    <w:rsid w:val="00C67084"/>
    <w:rsid w:val="00C671C8"/>
    <w:rsid w:val="00C67B4D"/>
    <w:rsid w:val="00C7322F"/>
    <w:rsid w:val="00C82010"/>
    <w:rsid w:val="00C905E8"/>
    <w:rsid w:val="00C921C0"/>
    <w:rsid w:val="00C9230A"/>
    <w:rsid w:val="00C92F97"/>
    <w:rsid w:val="00C94F60"/>
    <w:rsid w:val="00C956FC"/>
    <w:rsid w:val="00CA462C"/>
    <w:rsid w:val="00CA5380"/>
    <w:rsid w:val="00CA54A8"/>
    <w:rsid w:val="00CA56B2"/>
    <w:rsid w:val="00CA6927"/>
    <w:rsid w:val="00CA72C4"/>
    <w:rsid w:val="00CA7775"/>
    <w:rsid w:val="00CB04E2"/>
    <w:rsid w:val="00CB0FF2"/>
    <w:rsid w:val="00CB7F77"/>
    <w:rsid w:val="00CC0170"/>
    <w:rsid w:val="00CC54AA"/>
    <w:rsid w:val="00CD3F3C"/>
    <w:rsid w:val="00CE532A"/>
    <w:rsid w:val="00CE70F1"/>
    <w:rsid w:val="00CE73F6"/>
    <w:rsid w:val="00CF1B90"/>
    <w:rsid w:val="00CF7C0B"/>
    <w:rsid w:val="00CF7D1D"/>
    <w:rsid w:val="00D03132"/>
    <w:rsid w:val="00D04CF5"/>
    <w:rsid w:val="00D062C4"/>
    <w:rsid w:val="00D1296C"/>
    <w:rsid w:val="00D1356D"/>
    <w:rsid w:val="00D14349"/>
    <w:rsid w:val="00D14BE3"/>
    <w:rsid w:val="00D1610D"/>
    <w:rsid w:val="00D164DF"/>
    <w:rsid w:val="00D175F8"/>
    <w:rsid w:val="00D22D8A"/>
    <w:rsid w:val="00D2446A"/>
    <w:rsid w:val="00D267E1"/>
    <w:rsid w:val="00D30441"/>
    <w:rsid w:val="00D3094A"/>
    <w:rsid w:val="00D321D5"/>
    <w:rsid w:val="00D3226F"/>
    <w:rsid w:val="00D346D3"/>
    <w:rsid w:val="00D3735F"/>
    <w:rsid w:val="00D40F79"/>
    <w:rsid w:val="00D411DC"/>
    <w:rsid w:val="00D43D36"/>
    <w:rsid w:val="00D46B6B"/>
    <w:rsid w:val="00D5091A"/>
    <w:rsid w:val="00D51B78"/>
    <w:rsid w:val="00D52AED"/>
    <w:rsid w:val="00D52B81"/>
    <w:rsid w:val="00D53073"/>
    <w:rsid w:val="00D550D0"/>
    <w:rsid w:val="00D55E28"/>
    <w:rsid w:val="00D574F8"/>
    <w:rsid w:val="00D57C85"/>
    <w:rsid w:val="00D635D4"/>
    <w:rsid w:val="00D64529"/>
    <w:rsid w:val="00D66261"/>
    <w:rsid w:val="00D704EF"/>
    <w:rsid w:val="00D7093B"/>
    <w:rsid w:val="00D7532A"/>
    <w:rsid w:val="00D75C16"/>
    <w:rsid w:val="00D86990"/>
    <w:rsid w:val="00D90402"/>
    <w:rsid w:val="00D91CD9"/>
    <w:rsid w:val="00D93A15"/>
    <w:rsid w:val="00DA1FA5"/>
    <w:rsid w:val="00DA3417"/>
    <w:rsid w:val="00DA47F3"/>
    <w:rsid w:val="00DB1ABE"/>
    <w:rsid w:val="00DB411C"/>
    <w:rsid w:val="00DB6D45"/>
    <w:rsid w:val="00DC43CB"/>
    <w:rsid w:val="00DD0803"/>
    <w:rsid w:val="00DD10B8"/>
    <w:rsid w:val="00DD4049"/>
    <w:rsid w:val="00DD4411"/>
    <w:rsid w:val="00DD7932"/>
    <w:rsid w:val="00DE1A96"/>
    <w:rsid w:val="00DE43E2"/>
    <w:rsid w:val="00DE52AB"/>
    <w:rsid w:val="00DE5ADA"/>
    <w:rsid w:val="00DF0555"/>
    <w:rsid w:val="00DF2DB9"/>
    <w:rsid w:val="00DF35FA"/>
    <w:rsid w:val="00DF3878"/>
    <w:rsid w:val="00DF3CF4"/>
    <w:rsid w:val="00DF788A"/>
    <w:rsid w:val="00E00230"/>
    <w:rsid w:val="00E02A99"/>
    <w:rsid w:val="00E04F9C"/>
    <w:rsid w:val="00E06BD1"/>
    <w:rsid w:val="00E10F65"/>
    <w:rsid w:val="00E10FEB"/>
    <w:rsid w:val="00E113D4"/>
    <w:rsid w:val="00E12F33"/>
    <w:rsid w:val="00E15217"/>
    <w:rsid w:val="00E1521F"/>
    <w:rsid w:val="00E1768B"/>
    <w:rsid w:val="00E17C40"/>
    <w:rsid w:val="00E21430"/>
    <w:rsid w:val="00E2288A"/>
    <w:rsid w:val="00E22C7F"/>
    <w:rsid w:val="00E27D62"/>
    <w:rsid w:val="00E335AF"/>
    <w:rsid w:val="00E36837"/>
    <w:rsid w:val="00E36B51"/>
    <w:rsid w:val="00E37E5A"/>
    <w:rsid w:val="00E40E9A"/>
    <w:rsid w:val="00E42B67"/>
    <w:rsid w:val="00E438A6"/>
    <w:rsid w:val="00E45726"/>
    <w:rsid w:val="00E474B0"/>
    <w:rsid w:val="00E53767"/>
    <w:rsid w:val="00E56F3C"/>
    <w:rsid w:val="00E570F4"/>
    <w:rsid w:val="00E5771E"/>
    <w:rsid w:val="00E601DB"/>
    <w:rsid w:val="00E71104"/>
    <w:rsid w:val="00E73E49"/>
    <w:rsid w:val="00E745AD"/>
    <w:rsid w:val="00E74731"/>
    <w:rsid w:val="00E75624"/>
    <w:rsid w:val="00E77ED0"/>
    <w:rsid w:val="00E81E2A"/>
    <w:rsid w:val="00E871FB"/>
    <w:rsid w:val="00E91586"/>
    <w:rsid w:val="00E94A8E"/>
    <w:rsid w:val="00E94B07"/>
    <w:rsid w:val="00EA1600"/>
    <w:rsid w:val="00EB1A01"/>
    <w:rsid w:val="00EB2582"/>
    <w:rsid w:val="00EB5025"/>
    <w:rsid w:val="00EB6D0C"/>
    <w:rsid w:val="00EB798E"/>
    <w:rsid w:val="00EB7E0C"/>
    <w:rsid w:val="00EC1DC4"/>
    <w:rsid w:val="00EC2191"/>
    <w:rsid w:val="00EC4855"/>
    <w:rsid w:val="00EC4ACD"/>
    <w:rsid w:val="00EC4FDF"/>
    <w:rsid w:val="00EC5B86"/>
    <w:rsid w:val="00EC5D0E"/>
    <w:rsid w:val="00EC642E"/>
    <w:rsid w:val="00EC755E"/>
    <w:rsid w:val="00ED1968"/>
    <w:rsid w:val="00ED21D9"/>
    <w:rsid w:val="00EE0B5D"/>
    <w:rsid w:val="00EE45BE"/>
    <w:rsid w:val="00EE6832"/>
    <w:rsid w:val="00EE6B34"/>
    <w:rsid w:val="00EF27AF"/>
    <w:rsid w:val="00EF38F4"/>
    <w:rsid w:val="00EF4170"/>
    <w:rsid w:val="00EF4D6D"/>
    <w:rsid w:val="00EF624D"/>
    <w:rsid w:val="00F04275"/>
    <w:rsid w:val="00F042AE"/>
    <w:rsid w:val="00F05902"/>
    <w:rsid w:val="00F10970"/>
    <w:rsid w:val="00F14395"/>
    <w:rsid w:val="00F14A7E"/>
    <w:rsid w:val="00F15666"/>
    <w:rsid w:val="00F15CD9"/>
    <w:rsid w:val="00F22D03"/>
    <w:rsid w:val="00F234A7"/>
    <w:rsid w:val="00F23876"/>
    <w:rsid w:val="00F23F5A"/>
    <w:rsid w:val="00F266F4"/>
    <w:rsid w:val="00F26F8F"/>
    <w:rsid w:val="00F37E03"/>
    <w:rsid w:val="00F4041C"/>
    <w:rsid w:val="00F407AD"/>
    <w:rsid w:val="00F41FD5"/>
    <w:rsid w:val="00F45A68"/>
    <w:rsid w:val="00F50C2A"/>
    <w:rsid w:val="00F510F9"/>
    <w:rsid w:val="00F52363"/>
    <w:rsid w:val="00F54095"/>
    <w:rsid w:val="00F548CF"/>
    <w:rsid w:val="00F555EF"/>
    <w:rsid w:val="00F578EF"/>
    <w:rsid w:val="00F6084F"/>
    <w:rsid w:val="00F63DB3"/>
    <w:rsid w:val="00F64D72"/>
    <w:rsid w:val="00F677EB"/>
    <w:rsid w:val="00F67A65"/>
    <w:rsid w:val="00F67FE8"/>
    <w:rsid w:val="00F71328"/>
    <w:rsid w:val="00F73ED3"/>
    <w:rsid w:val="00F86C01"/>
    <w:rsid w:val="00F87D25"/>
    <w:rsid w:val="00F901AC"/>
    <w:rsid w:val="00F91011"/>
    <w:rsid w:val="00F91292"/>
    <w:rsid w:val="00F91F44"/>
    <w:rsid w:val="00F93E9E"/>
    <w:rsid w:val="00F94F12"/>
    <w:rsid w:val="00FB10B1"/>
    <w:rsid w:val="00FB57FE"/>
    <w:rsid w:val="00FB7E79"/>
    <w:rsid w:val="00FC0B48"/>
    <w:rsid w:val="00FC1F3C"/>
    <w:rsid w:val="00FC37E6"/>
    <w:rsid w:val="00FC3F3A"/>
    <w:rsid w:val="00FD0C1E"/>
    <w:rsid w:val="00FD16A1"/>
    <w:rsid w:val="00FD1DEF"/>
    <w:rsid w:val="00FD1F5E"/>
    <w:rsid w:val="00FE10B6"/>
    <w:rsid w:val="00FE359E"/>
    <w:rsid w:val="00FE3DF8"/>
    <w:rsid w:val="00FE52A7"/>
    <w:rsid w:val="00FE6B07"/>
    <w:rsid w:val="00FE7137"/>
    <w:rsid w:val="00FF0A89"/>
    <w:rsid w:val="00FF17BF"/>
    <w:rsid w:val="00FF22FA"/>
    <w:rsid w:val="00FF240C"/>
    <w:rsid w:val="00FF3155"/>
    <w:rsid w:val="00FF318F"/>
    <w:rsid w:val="00FF3C05"/>
    <w:rsid w:val="00FF53A4"/>
    <w:rsid w:val="00FF5479"/>
    <w:rsid w:val="00FF7131"/>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E8EDD74"/>
  <w15:docId w15:val="{CE41BDCB-5EE7-4CB9-B044-5D14EEED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ele-GroteskNor" w:eastAsia="Times New Roman" w:hAnsi="Tele-GroteskNor" w:cs="Times New Roman"/>
        <w:color w:val="000000" w:themeColor="text1"/>
        <w:sz w:val="24"/>
        <w:szCs w:val="24"/>
        <w:lang w:val="en-US" w:eastAsia="de-DE" w:bidi="ar-SA"/>
      </w:rPr>
    </w:rPrDefault>
    <w:pPrDefault>
      <w:pPr>
        <w:spacing w:line="250" w:lineRule="auto"/>
      </w:pPr>
    </w:pPrDefault>
  </w:docDefaults>
  <w:latentStyles w:defLockedState="0" w:defUIPriority="0" w:defSemiHidden="0" w:defUnhideWhenUsed="0" w:defQFormat="0" w:count="375">
    <w:lsdException w:name="Normal" w:uiPriority="1"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iPriority="6" w:unhideWhenUsed="1"/>
    <w:lsdException w:name="annotation text" w:semiHidden="1" w:uiPriority="99" w:unhideWhenUsed="1"/>
    <w:lsdException w:name="header" w:uiPriority="11" w:unhideWhenUsed="1"/>
    <w:lsdException w:name="footer" w:uiPriority="99" w:unhideWhenUsed="1"/>
    <w:lsdException w:name="index heading" w:semiHidden="1" w:unhideWhenUsed="1"/>
    <w:lsdException w:name="caption" w:semiHidden="1" w:uiPriority="5" w:unhideWhenUsed="1" w:qFormat="1"/>
    <w:lsdException w:name="table of figures" w:uiPriority="99" w:unhideWhenUsed="1"/>
    <w:lsdException w:name="envelope address" w:semiHidden="1" w:unhideWhenUsed="1"/>
    <w:lsdException w:name="envelope return" w:semiHidden="1" w:unhideWhenUsed="1"/>
    <w:lsdException w:name="footnote reference" w:uiPriority="6" w:unhideWhenUsed="1"/>
    <w:lsdException w:name="annotation reference" w:semiHidden="1" w:uiPriority="99"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16" w:unhideWhenUsed="1"/>
    <w:lsdException w:name="Strong" w:uiPriority="22" w:unhideWhenUsed="1" w:qFormat="1"/>
    <w:lsdException w:name="Emphasis" w:unhideWhenUsed="1" w:qFormat="1"/>
    <w:lsdException w:name="Document Map" w:semiHidden="1" w:unhideWhenUsed="1"/>
    <w:lsdException w:name="Plain Text" w:semiHidden="1" w:unhideWhenUsed="1"/>
    <w:lsdException w:name="E-mail Signature" w:semiHidden="1" w:unhideWhenUsed="1"/>
    <w:lsdException w:name="HTML Top of Form" w:unhideWhenUsed="1"/>
    <w:lsdException w:name="HTML Bottom of Form"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unhideWhenUsed="1" w:qFormat="1"/>
    <w:lsdException w:name="Quote" w:uiPriority="29" w:qFormat="1"/>
    <w:lsdException w:name="Intense Quote"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unhideWhenUsed="1" w:qFormat="1"/>
    <w:lsdException w:name="Intense Emphasis" w:uiPriority="21" w:unhideWhenUsed="1" w:qFormat="1"/>
    <w:lsdException w:name="Subtle Reference"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1"/>
    <w:qFormat/>
    <w:rsid w:val="000033B1"/>
    <w:pPr>
      <w:spacing w:line="240" w:lineRule="auto"/>
    </w:pPr>
    <w:rPr>
      <w:rFonts w:asciiTheme="minorHAnsi" w:hAnsiTheme="minorHAnsi"/>
    </w:rPr>
  </w:style>
  <w:style w:type="paragraph" w:styleId="Heading1">
    <w:name w:val="heading 1"/>
    <w:aliases w:val="Kapitel"/>
    <w:next w:val="Normal"/>
    <w:qFormat/>
    <w:rsid w:val="00C622CB"/>
    <w:pPr>
      <w:keepNext/>
      <w:pageBreakBefore/>
      <w:numPr>
        <w:numId w:val="2"/>
      </w:numPr>
      <w:spacing w:before="120" w:after="600" w:line="216" w:lineRule="auto"/>
      <w:outlineLvl w:val="0"/>
    </w:pPr>
    <w:rPr>
      <w:rFonts w:asciiTheme="majorHAnsi" w:hAnsiTheme="majorHAnsi"/>
      <w:caps/>
      <w:color w:val="E20074" w:themeColor="text2"/>
      <w:spacing w:val="-10"/>
      <w:sz w:val="40"/>
      <w:szCs w:val="32"/>
    </w:rPr>
  </w:style>
  <w:style w:type="paragraph" w:styleId="Heading2">
    <w:name w:val="heading 2"/>
    <w:basedOn w:val="Normal"/>
    <w:next w:val="Normal"/>
    <w:qFormat/>
    <w:rsid w:val="005F6EDD"/>
    <w:pPr>
      <w:numPr>
        <w:ilvl w:val="1"/>
        <w:numId w:val="2"/>
      </w:numPr>
      <w:spacing w:before="600" w:after="300"/>
      <w:outlineLvl w:val="1"/>
    </w:pPr>
    <w:rPr>
      <w:sz w:val="28"/>
      <w:szCs w:val="28"/>
    </w:rPr>
  </w:style>
  <w:style w:type="paragraph" w:styleId="Heading3">
    <w:name w:val="heading 3"/>
    <w:basedOn w:val="Heading2"/>
    <w:next w:val="Normal"/>
    <w:qFormat/>
    <w:rsid w:val="005F6EDD"/>
    <w:pPr>
      <w:numPr>
        <w:ilvl w:val="2"/>
      </w:numPr>
      <w:outlineLvl w:val="2"/>
    </w:pPr>
    <w:rPr>
      <w:szCs w:val="26"/>
    </w:rPr>
  </w:style>
  <w:style w:type="paragraph" w:styleId="Heading4">
    <w:name w:val="heading 4"/>
    <w:basedOn w:val="Heading2"/>
    <w:next w:val="Normal"/>
    <w:link w:val="Heading4Char"/>
    <w:qFormat/>
    <w:rsid w:val="008B5B2A"/>
    <w:pPr>
      <w:numPr>
        <w:ilvl w:val="3"/>
      </w:numPr>
      <w:outlineLvl w:val="3"/>
    </w:pPr>
  </w:style>
  <w:style w:type="paragraph" w:styleId="Heading5">
    <w:name w:val="heading 5"/>
    <w:basedOn w:val="Normal"/>
    <w:next w:val="Normal"/>
    <w:link w:val="Heading5Char"/>
    <w:semiHidden/>
    <w:qFormat/>
    <w:rsid w:val="00F10970"/>
    <w:pPr>
      <w:keepNext/>
      <w:keepLines/>
      <w:numPr>
        <w:ilvl w:val="4"/>
        <w:numId w:val="2"/>
      </w:numPr>
      <w:spacing w:before="40"/>
      <w:outlineLvl w:val="4"/>
    </w:pPr>
    <w:rPr>
      <w:rFonts w:asciiTheme="majorHAnsi" w:eastAsiaTheme="majorEastAsia" w:hAnsiTheme="majorHAnsi" w:cstheme="majorBidi"/>
      <w:color w:val="0C4981" w:themeColor="accent1" w:themeShade="BF"/>
    </w:rPr>
  </w:style>
  <w:style w:type="paragraph" w:styleId="Heading6">
    <w:name w:val="heading 6"/>
    <w:basedOn w:val="Normal"/>
    <w:next w:val="Normal"/>
    <w:link w:val="Heading6Char"/>
    <w:semiHidden/>
    <w:qFormat/>
    <w:rsid w:val="00F10970"/>
    <w:pPr>
      <w:keepNext/>
      <w:keepLines/>
      <w:numPr>
        <w:ilvl w:val="5"/>
        <w:numId w:val="2"/>
      </w:numPr>
      <w:spacing w:before="40"/>
      <w:outlineLvl w:val="5"/>
    </w:pPr>
    <w:rPr>
      <w:rFonts w:asciiTheme="majorHAnsi" w:eastAsiaTheme="majorEastAsia" w:hAnsiTheme="majorHAnsi" w:cstheme="majorBidi"/>
      <w:color w:val="083056" w:themeColor="accent1" w:themeShade="7F"/>
    </w:rPr>
  </w:style>
  <w:style w:type="paragraph" w:styleId="Heading7">
    <w:name w:val="heading 7"/>
    <w:basedOn w:val="Normal"/>
    <w:next w:val="Normal"/>
    <w:link w:val="Heading7Char"/>
    <w:semiHidden/>
    <w:qFormat/>
    <w:rsid w:val="00F10970"/>
    <w:pPr>
      <w:keepNext/>
      <w:keepLines/>
      <w:numPr>
        <w:ilvl w:val="6"/>
        <w:numId w:val="2"/>
      </w:numPr>
      <w:spacing w:before="40"/>
      <w:outlineLvl w:val="6"/>
    </w:pPr>
    <w:rPr>
      <w:rFonts w:asciiTheme="majorHAnsi" w:eastAsiaTheme="majorEastAsia" w:hAnsiTheme="majorHAnsi" w:cstheme="majorBidi"/>
      <w:i/>
      <w:iCs/>
      <w:color w:val="083056" w:themeColor="accent1" w:themeShade="7F"/>
    </w:rPr>
  </w:style>
  <w:style w:type="paragraph" w:styleId="Heading8">
    <w:name w:val="heading 8"/>
    <w:basedOn w:val="Normal"/>
    <w:next w:val="Normal"/>
    <w:link w:val="Heading8Char"/>
    <w:semiHidden/>
    <w:qFormat/>
    <w:rsid w:val="00F1097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qFormat/>
    <w:rsid w:val="00F1097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le Telekom Zahl"/>
    <w:basedOn w:val="TableNormal"/>
    <w:uiPriority w:val="59"/>
    <w:rsid w:val="005C32EE"/>
    <w:pPr>
      <w:spacing w:line="227" w:lineRule="exact"/>
      <w:jc w:val="right"/>
    </w:pPr>
    <w:rPr>
      <w:sz w:val="16"/>
    </w:rPr>
    <w:tblPr>
      <w:tblBorders>
        <w:top w:val="single" w:sz="4" w:space="0" w:color="auto"/>
        <w:bottom w:val="single" w:sz="2" w:space="0" w:color="666666"/>
        <w:insideH w:val="single" w:sz="2" w:space="0" w:color="666666"/>
      </w:tblBorders>
      <w:tblCellMar>
        <w:top w:w="28" w:type="dxa"/>
        <w:left w:w="0" w:type="dxa"/>
        <w:bottom w:w="28" w:type="dxa"/>
        <w:right w:w="0" w:type="dxa"/>
      </w:tblCellMar>
    </w:tblPr>
    <w:tblStylePr w:type="firstRow">
      <w:rPr>
        <w:rFonts w:asciiTheme="majorHAnsi" w:hAnsiTheme="majorHAnsi"/>
        <w:b w:val="0"/>
        <w:color w:val="E20074" w:themeColor="text2"/>
        <w:sz w:val="16"/>
      </w:rPr>
      <w:tblPr/>
      <w:tcPr>
        <w:tcBorders>
          <w:top w:val="nil"/>
          <w:left w:val="nil"/>
          <w:bottom w:val="nil"/>
          <w:right w:val="nil"/>
          <w:insideH w:val="nil"/>
          <w:insideV w:val="nil"/>
          <w:tl2br w:val="nil"/>
          <w:tr2bl w:val="nil"/>
        </w:tcBorders>
      </w:tcPr>
    </w:tblStylePr>
    <w:tblStylePr w:type="firstCol">
      <w:pPr>
        <w:jc w:val="left"/>
      </w:pPr>
    </w:tblStylePr>
  </w:style>
  <w:style w:type="paragraph" w:styleId="FootnoteText">
    <w:name w:val="footnote text"/>
    <w:basedOn w:val="Normal"/>
    <w:link w:val="FootnoteTextChar"/>
    <w:uiPriority w:val="6"/>
    <w:rsid w:val="00551C0C"/>
    <w:rPr>
      <w:sz w:val="20"/>
      <w:szCs w:val="20"/>
    </w:rPr>
  </w:style>
  <w:style w:type="paragraph" w:customStyle="1" w:styleId="Zitate">
    <w:name w:val="Zitate"/>
    <w:basedOn w:val="Normal"/>
    <w:uiPriority w:val="3"/>
    <w:qFormat/>
    <w:rsid w:val="005F6EDD"/>
    <w:rPr>
      <w:caps/>
      <w:color w:val="E20074" w:themeColor="text2"/>
    </w:rPr>
  </w:style>
  <w:style w:type="paragraph" w:customStyle="1" w:styleId="FlietextAbstanddavor">
    <w:name w:val="Fließtext Abstand davor"/>
    <w:basedOn w:val="Normal"/>
    <w:semiHidden/>
    <w:qFormat/>
    <w:rsid w:val="002D391C"/>
    <w:pPr>
      <w:spacing w:before="300"/>
    </w:pPr>
  </w:style>
  <w:style w:type="paragraph" w:customStyle="1" w:styleId="ListemitBullet1">
    <w:name w:val="Liste mit Bullet 1"/>
    <w:basedOn w:val="Normal"/>
    <w:next w:val="ListemitBullet1Fortsetzung"/>
    <w:uiPriority w:val="2"/>
    <w:qFormat/>
    <w:rsid w:val="006261B1"/>
    <w:pPr>
      <w:numPr>
        <w:numId w:val="5"/>
      </w:numPr>
      <w:tabs>
        <w:tab w:val="left" w:pos="340"/>
      </w:tabs>
      <w:spacing w:before="120"/>
    </w:pPr>
  </w:style>
  <w:style w:type="paragraph" w:customStyle="1" w:styleId="Listesort1">
    <w:name w:val="Liste sort 1"/>
    <w:basedOn w:val="ListemitBullet1"/>
    <w:uiPriority w:val="2"/>
    <w:qFormat/>
    <w:rsid w:val="006261B1"/>
    <w:pPr>
      <w:numPr>
        <w:numId w:val="4"/>
      </w:numPr>
    </w:pPr>
  </w:style>
  <w:style w:type="paragraph" w:customStyle="1" w:styleId="Listesort2">
    <w:name w:val="Liste sort 2"/>
    <w:basedOn w:val="Listesort1"/>
    <w:uiPriority w:val="2"/>
    <w:rsid w:val="006261B1"/>
    <w:pPr>
      <w:numPr>
        <w:ilvl w:val="1"/>
      </w:numPr>
    </w:pPr>
  </w:style>
  <w:style w:type="character" w:customStyle="1" w:styleId="fett">
    <w:name w:val="fett"/>
    <w:uiPriority w:val="2"/>
    <w:qFormat/>
    <w:rsid w:val="005F6EDD"/>
    <w:rPr>
      <w:rFonts w:asciiTheme="minorHAnsi" w:hAnsiTheme="minorHAnsi"/>
      <w:b/>
    </w:rPr>
  </w:style>
  <w:style w:type="table" w:customStyle="1" w:styleId="TelekomTabelleTest">
    <w:name w:val="Telekom Tabelle Test"/>
    <w:basedOn w:val="TableNormal"/>
    <w:uiPriority w:val="99"/>
    <w:rsid w:val="005C32EE"/>
    <w:pPr>
      <w:spacing w:line="227" w:lineRule="exact"/>
    </w:pPr>
    <w:rPr>
      <w:sz w:val="16"/>
    </w:rPr>
    <w:tblPr>
      <w:tblBorders>
        <w:bottom w:val="single" w:sz="2" w:space="0" w:color="525252" w:themeColor="background2" w:themeShade="80"/>
        <w:insideH w:val="single" w:sz="2" w:space="0" w:color="525252" w:themeColor="background2" w:themeShade="80"/>
      </w:tblBorders>
    </w:tblPr>
    <w:tcPr>
      <w:tcMar>
        <w:top w:w="28" w:type="dxa"/>
        <w:left w:w="0" w:type="dxa"/>
        <w:bottom w:w="28" w:type="dxa"/>
        <w:right w:w="0" w:type="dxa"/>
      </w:tcMar>
    </w:tcPr>
    <w:tblStylePr w:type="firstRow">
      <w:rPr>
        <w:rFonts w:asciiTheme="majorHAnsi" w:hAnsiTheme="majorHAnsi"/>
        <w:color w:val="E20074" w:themeColor="text2"/>
        <w:sz w:val="16"/>
      </w:rPr>
      <w:tblPr/>
      <w:tcPr>
        <w:tcBorders>
          <w:top w:val="nil"/>
          <w:left w:val="nil"/>
          <w:bottom w:val="nil"/>
          <w:right w:val="nil"/>
          <w:insideH w:val="nil"/>
          <w:insideV w:val="nil"/>
          <w:tl2br w:val="nil"/>
          <w:tr2bl w:val="nil"/>
        </w:tcBorders>
      </w:tcPr>
    </w:tblStylePr>
  </w:style>
  <w:style w:type="paragraph" w:customStyle="1" w:styleId="Kapitel-Thema">
    <w:name w:val="Kapitel-Thema"/>
    <w:semiHidden/>
    <w:rsid w:val="00F0540C"/>
    <w:rPr>
      <w:sz w:val="19"/>
    </w:rPr>
  </w:style>
  <w:style w:type="paragraph" w:styleId="Header">
    <w:name w:val="header"/>
    <w:basedOn w:val="Normal"/>
    <w:uiPriority w:val="11"/>
    <w:unhideWhenUsed/>
    <w:rsid w:val="00826FA0"/>
    <w:pPr>
      <w:tabs>
        <w:tab w:val="center" w:pos="4536"/>
        <w:tab w:val="right" w:pos="9072"/>
      </w:tabs>
    </w:pPr>
    <w:rPr>
      <w:sz w:val="20"/>
    </w:rPr>
  </w:style>
  <w:style w:type="paragraph" w:styleId="Footer">
    <w:name w:val="footer"/>
    <w:basedOn w:val="Normal"/>
    <w:link w:val="FooterChar"/>
    <w:uiPriority w:val="99"/>
    <w:unhideWhenUsed/>
    <w:rsid w:val="005D207D"/>
    <w:pPr>
      <w:tabs>
        <w:tab w:val="center" w:pos="5670"/>
        <w:tab w:val="right" w:pos="9497"/>
      </w:tabs>
    </w:pPr>
    <w:rPr>
      <w:sz w:val="20"/>
    </w:rPr>
  </w:style>
  <w:style w:type="paragraph" w:customStyle="1" w:styleId="ObjektAbbildungen">
    <w:name w:val="Objekt Abbildungen"/>
    <w:basedOn w:val="Normal"/>
    <w:next w:val="Normal"/>
    <w:uiPriority w:val="5"/>
    <w:rsid w:val="00C36CED"/>
    <w:pPr>
      <w:keepNext/>
      <w:spacing w:before="300"/>
    </w:pPr>
  </w:style>
  <w:style w:type="paragraph" w:styleId="TableofFigures">
    <w:name w:val="table of figures"/>
    <w:basedOn w:val="FlietextAbstanddavor"/>
    <w:next w:val="Normal"/>
    <w:uiPriority w:val="99"/>
    <w:unhideWhenUsed/>
    <w:rsid w:val="00725D08"/>
    <w:pPr>
      <w:tabs>
        <w:tab w:val="left" w:pos="1474"/>
        <w:tab w:val="right" w:leader="dot" w:pos="9497"/>
      </w:tabs>
      <w:ind w:left="1474" w:hanging="1474"/>
    </w:pPr>
  </w:style>
  <w:style w:type="paragraph" w:styleId="TOC1">
    <w:name w:val="toc 1"/>
    <w:basedOn w:val="Normal"/>
    <w:next w:val="Footer"/>
    <w:autoRedefine/>
    <w:uiPriority w:val="39"/>
    <w:unhideWhenUsed/>
    <w:rsid w:val="00D66261"/>
    <w:pPr>
      <w:tabs>
        <w:tab w:val="left" w:pos="340"/>
        <w:tab w:val="right" w:leader="dot" w:pos="9497"/>
      </w:tabs>
      <w:spacing w:before="300"/>
      <w:ind w:left="340" w:hanging="340"/>
    </w:pPr>
    <w:rPr>
      <w:caps/>
      <w:noProof/>
    </w:rPr>
  </w:style>
  <w:style w:type="paragraph" w:styleId="TOC2">
    <w:name w:val="toc 2"/>
    <w:basedOn w:val="TOC1"/>
    <w:next w:val="Normal"/>
    <w:autoRedefine/>
    <w:uiPriority w:val="39"/>
    <w:unhideWhenUsed/>
    <w:rsid w:val="009E6867"/>
    <w:pPr>
      <w:tabs>
        <w:tab w:val="clear" w:pos="340"/>
        <w:tab w:val="left" w:pos="851"/>
      </w:tabs>
      <w:spacing w:before="120"/>
      <w:ind w:left="907" w:hanging="567"/>
    </w:pPr>
    <w:rPr>
      <w:rFonts w:eastAsiaTheme="minorEastAsia" w:cstheme="minorBidi"/>
      <w:caps w:val="0"/>
      <w:szCs w:val="22"/>
    </w:rPr>
  </w:style>
  <w:style w:type="paragraph" w:styleId="TOC3">
    <w:name w:val="toc 3"/>
    <w:basedOn w:val="TOC1"/>
    <w:next w:val="Normal"/>
    <w:autoRedefine/>
    <w:uiPriority w:val="39"/>
    <w:unhideWhenUsed/>
    <w:rsid w:val="009E6867"/>
    <w:pPr>
      <w:tabs>
        <w:tab w:val="clear" w:pos="340"/>
        <w:tab w:val="left" w:pos="1474"/>
      </w:tabs>
      <w:spacing w:before="120"/>
      <w:ind w:left="1475" w:hanging="624"/>
    </w:pPr>
    <w:rPr>
      <w:rFonts w:ascii="Tele-GroteskNor" w:hAnsi="Tele-GroteskNor"/>
      <w:caps w:val="0"/>
    </w:rPr>
  </w:style>
  <w:style w:type="numbering" w:styleId="1ai">
    <w:name w:val="Outline List 1"/>
    <w:basedOn w:val="NoList"/>
    <w:rsid w:val="001D6029"/>
    <w:pPr>
      <w:numPr>
        <w:numId w:val="1"/>
      </w:numPr>
    </w:pPr>
  </w:style>
  <w:style w:type="character" w:styleId="PageNumber">
    <w:name w:val="page number"/>
    <w:basedOn w:val="DefaultParagraphFont"/>
    <w:semiHidden/>
    <w:rsid w:val="0062350E"/>
    <w:rPr>
      <w:rFonts w:ascii="Tele-GroteskNor" w:hAnsi="Tele-GroteskNor"/>
      <w:color w:val="000000" w:themeColor="text1"/>
      <w:sz w:val="24"/>
    </w:rPr>
  </w:style>
  <w:style w:type="character" w:styleId="Hyperlink">
    <w:name w:val="Hyperlink"/>
    <w:basedOn w:val="DefaultParagraphFont"/>
    <w:uiPriority w:val="99"/>
    <w:unhideWhenUsed/>
    <w:rsid w:val="00D66261"/>
    <w:rPr>
      <w:rFonts w:asciiTheme="minorHAnsi" w:hAnsiTheme="minorHAnsi"/>
      <w:color w:val="E20074" w:themeColor="text2"/>
      <w:u w:val="single"/>
    </w:rPr>
  </w:style>
  <w:style w:type="character" w:customStyle="1" w:styleId="Heading5Char">
    <w:name w:val="Heading 5 Char"/>
    <w:basedOn w:val="DefaultParagraphFont"/>
    <w:link w:val="Heading5"/>
    <w:semiHidden/>
    <w:rsid w:val="00CA462C"/>
    <w:rPr>
      <w:rFonts w:asciiTheme="majorHAnsi" w:eastAsiaTheme="majorEastAsia" w:hAnsiTheme="majorHAnsi" w:cstheme="majorBidi"/>
      <w:color w:val="0C4981" w:themeColor="accent1" w:themeShade="BF"/>
    </w:rPr>
  </w:style>
  <w:style w:type="character" w:customStyle="1" w:styleId="Heading6Char">
    <w:name w:val="Heading 6 Char"/>
    <w:basedOn w:val="DefaultParagraphFont"/>
    <w:link w:val="Heading6"/>
    <w:semiHidden/>
    <w:rsid w:val="00CA462C"/>
    <w:rPr>
      <w:rFonts w:asciiTheme="majorHAnsi" w:eastAsiaTheme="majorEastAsia" w:hAnsiTheme="majorHAnsi" w:cstheme="majorBidi"/>
      <w:color w:val="083056" w:themeColor="accent1" w:themeShade="7F"/>
    </w:rPr>
  </w:style>
  <w:style w:type="character" w:customStyle="1" w:styleId="Heading7Char">
    <w:name w:val="Heading 7 Char"/>
    <w:basedOn w:val="DefaultParagraphFont"/>
    <w:link w:val="Heading7"/>
    <w:semiHidden/>
    <w:rsid w:val="00CA462C"/>
    <w:rPr>
      <w:rFonts w:asciiTheme="majorHAnsi" w:eastAsiaTheme="majorEastAsia" w:hAnsiTheme="majorHAnsi" w:cstheme="majorBidi"/>
      <w:i/>
      <w:iCs/>
      <w:color w:val="083056" w:themeColor="accent1" w:themeShade="7F"/>
    </w:rPr>
  </w:style>
  <w:style w:type="character" w:customStyle="1" w:styleId="Heading8Char">
    <w:name w:val="Heading 8 Char"/>
    <w:basedOn w:val="DefaultParagraphFont"/>
    <w:link w:val="Heading8"/>
    <w:semiHidden/>
    <w:rsid w:val="00CA46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CA462C"/>
    <w:rPr>
      <w:rFonts w:asciiTheme="majorHAnsi" w:eastAsiaTheme="majorEastAsia" w:hAnsiTheme="majorHAnsi" w:cstheme="majorBidi"/>
      <w:i/>
      <w:iCs/>
      <w:color w:val="272727" w:themeColor="text1" w:themeTint="D8"/>
      <w:sz w:val="21"/>
      <w:szCs w:val="21"/>
    </w:rPr>
  </w:style>
  <w:style w:type="paragraph" w:customStyle="1" w:styleId="Listesort3">
    <w:name w:val="Liste sort 3"/>
    <w:basedOn w:val="Listesort1"/>
    <w:uiPriority w:val="2"/>
    <w:rsid w:val="006261B1"/>
    <w:pPr>
      <w:numPr>
        <w:ilvl w:val="2"/>
      </w:numPr>
      <w:ind w:left="1020" w:hanging="340"/>
    </w:pPr>
  </w:style>
  <w:style w:type="paragraph" w:customStyle="1" w:styleId="Listesort4">
    <w:name w:val="Liste sort 4"/>
    <w:basedOn w:val="Listesort1"/>
    <w:uiPriority w:val="2"/>
    <w:rsid w:val="006261B1"/>
    <w:pPr>
      <w:numPr>
        <w:ilvl w:val="3"/>
      </w:numPr>
      <w:ind w:left="1475" w:hanging="454"/>
    </w:pPr>
  </w:style>
  <w:style w:type="paragraph" w:customStyle="1" w:styleId="Listesort5">
    <w:name w:val="Liste sort 5"/>
    <w:basedOn w:val="Listesort1"/>
    <w:uiPriority w:val="2"/>
    <w:rsid w:val="006261B1"/>
    <w:pPr>
      <w:numPr>
        <w:ilvl w:val="4"/>
      </w:numPr>
    </w:pPr>
  </w:style>
  <w:style w:type="paragraph" w:customStyle="1" w:styleId="Listesort1Fortsetzung">
    <w:name w:val="Liste sort 1 Fortsetzung"/>
    <w:basedOn w:val="Normal"/>
    <w:uiPriority w:val="2"/>
    <w:rsid w:val="0074276C"/>
    <w:pPr>
      <w:spacing w:before="120"/>
      <w:ind w:left="340"/>
    </w:pPr>
  </w:style>
  <w:style w:type="paragraph" w:customStyle="1" w:styleId="Listesort2Fortsetzung">
    <w:name w:val="Liste sort 2 Fortsetzung"/>
    <w:basedOn w:val="Listesort1Fortsetzung"/>
    <w:uiPriority w:val="2"/>
    <w:rsid w:val="00E75624"/>
    <w:pPr>
      <w:ind w:left="680"/>
    </w:pPr>
  </w:style>
  <w:style w:type="paragraph" w:customStyle="1" w:styleId="Listesort3Fortsetzung">
    <w:name w:val="Liste sort 3 Fortsetzung"/>
    <w:basedOn w:val="Listesort1Fortsetzung"/>
    <w:uiPriority w:val="2"/>
    <w:rsid w:val="00C26586"/>
    <w:pPr>
      <w:ind w:left="1021"/>
    </w:pPr>
  </w:style>
  <w:style w:type="paragraph" w:customStyle="1" w:styleId="Listesort4Fortsetzung">
    <w:name w:val="Liste sort 4 Fortsetzung"/>
    <w:basedOn w:val="Listesort1Fortsetzung"/>
    <w:uiPriority w:val="2"/>
    <w:rsid w:val="00374B4D"/>
    <w:pPr>
      <w:ind w:left="1474"/>
    </w:pPr>
  </w:style>
  <w:style w:type="paragraph" w:customStyle="1" w:styleId="Listesort5Fortsetzung">
    <w:name w:val="Liste sort 5 Fortsetzung"/>
    <w:basedOn w:val="Listesort1Fortsetzung"/>
    <w:uiPriority w:val="2"/>
    <w:rsid w:val="00374B4D"/>
    <w:pPr>
      <w:ind w:left="1871"/>
    </w:pPr>
  </w:style>
  <w:style w:type="paragraph" w:customStyle="1" w:styleId="ListemitBullet1Fortsetzung">
    <w:name w:val="Liste mit Bullet 1 Fortsetzung"/>
    <w:basedOn w:val="ListemitBullet1"/>
    <w:uiPriority w:val="2"/>
    <w:rsid w:val="0074276C"/>
    <w:pPr>
      <w:numPr>
        <w:numId w:val="0"/>
      </w:numPr>
      <w:ind w:left="340"/>
    </w:pPr>
  </w:style>
  <w:style w:type="paragraph" w:customStyle="1" w:styleId="ListemitBullet2Fortsetzung">
    <w:name w:val="Liste mit Bullet 2 Fortsetzung"/>
    <w:basedOn w:val="ListemitBullet1Fortsetzung"/>
    <w:uiPriority w:val="2"/>
    <w:rsid w:val="00293D32"/>
    <w:pPr>
      <w:ind w:left="680"/>
    </w:pPr>
  </w:style>
  <w:style w:type="paragraph" w:customStyle="1" w:styleId="ListemitBullet3Fortsetzung">
    <w:name w:val="Liste mit Bullet 3 Fortsetzung"/>
    <w:basedOn w:val="ListemitBullet1Fortsetzung"/>
    <w:uiPriority w:val="2"/>
    <w:rsid w:val="00293D32"/>
    <w:pPr>
      <w:ind w:left="1021"/>
    </w:pPr>
  </w:style>
  <w:style w:type="paragraph" w:customStyle="1" w:styleId="ListemitBullet4Fortsetzung">
    <w:name w:val="Liste mit Bullet 4 Fortsetzung"/>
    <w:basedOn w:val="ListemitBullet1Fortsetzung"/>
    <w:uiPriority w:val="2"/>
    <w:rsid w:val="00293D32"/>
    <w:pPr>
      <w:ind w:left="1361"/>
    </w:pPr>
  </w:style>
  <w:style w:type="paragraph" w:customStyle="1" w:styleId="ListemitBullet5Fortsetzung">
    <w:name w:val="Liste mit Bullet 5 Fortsetzung"/>
    <w:basedOn w:val="ListemitBullet1Fortsetzung"/>
    <w:uiPriority w:val="2"/>
    <w:rsid w:val="0074276C"/>
    <w:pPr>
      <w:ind w:left="1701"/>
    </w:pPr>
  </w:style>
  <w:style w:type="paragraph" w:styleId="Caption">
    <w:name w:val="caption"/>
    <w:basedOn w:val="Normal"/>
    <w:next w:val="Normal"/>
    <w:uiPriority w:val="5"/>
    <w:qFormat/>
    <w:rsid w:val="00C36CED"/>
    <w:pPr>
      <w:tabs>
        <w:tab w:val="left" w:pos="851"/>
      </w:tabs>
      <w:spacing w:before="160" w:after="400"/>
    </w:pPr>
    <w:rPr>
      <w:iCs/>
      <w:sz w:val="16"/>
      <w:szCs w:val="20"/>
    </w:rPr>
  </w:style>
  <w:style w:type="table" w:customStyle="1" w:styleId="Gitternetztabelle1hellAkzent11">
    <w:name w:val="Gitternetztabelle 1 hell  – Akzent 11"/>
    <w:basedOn w:val="TableNormal"/>
    <w:uiPriority w:val="46"/>
    <w:rsid w:val="00D3735F"/>
    <w:tblPr>
      <w:tblStyleRowBandSize w:val="1"/>
      <w:tblStyleColBandSize w:val="1"/>
      <w:tblBorders>
        <w:top w:val="single" w:sz="4" w:space="0" w:color="89C1F4" w:themeColor="accent1" w:themeTint="66"/>
        <w:left w:val="single" w:sz="4" w:space="0" w:color="89C1F4" w:themeColor="accent1" w:themeTint="66"/>
        <w:bottom w:val="single" w:sz="4" w:space="0" w:color="89C1F4" w:themeColor="accent1" w:themeTint="66"/>
        <w:right w:val="single" w:sz="4" w:space="0" w:color="89C1F4" w:themeColor="accent1" w:themeTint="66"/>
        <w:insideH w:val="single" w:sz="4" w:space="0" w:color="89C1F4" w:themeColor="accent1" w:themeTint="66"/>
        <w:insideV w:val="single" w:sz="4" w:space="0" w:color="89C1F4" w:themeColor="accent1" w:themeTint="66"/>
      </w:tblBorders>
    </w:tblPr>
    <w:tblStylePr w:type="firstRow">
      <w:rPr>
        <w:b/>
        <w:bCs/>
      </w:rPr>
      <w:tblPr/>
      <w:tcPr>
        <w:tcBorders>
          <w:bottom w:val="single" w:sz="12" w:space="0" w:color="4EA2EE" w:themeColor="accent1" w:themeTint="99"/>
        </w:tcBorders>
      </w:tcPr>
    </w:tblStylePr>
    <w:tblStylePr w:type="lastRow">
      <w:rPr>
        <w:b/>
        <w:bCs/>
      </w:rPr>
      <w:tblPr/>
      <w:tcPr>
        <w:tcBorders>
          <w:top w:val="double" w:sz="2" w:space="0" w:color="4EA2EE" w:themeColor="accent1" w:themeTint="99"/>
        </w:tcBorders>
      </w:tcPr>
    </w:tblStylePr>
    <w:tblStylePr w:type="firstCol">
      <w:rPr>
        <w:b/>
        <w:bCs/>
      </w:rPr>
    </w:tblStylePr>
    <w:tblStylePr w:type="lastCol">
      <w:rPr>
        <w:b/>
        <w:bCs/>
      </w:rPr>
    </w:tblStylePr>
  </w:style>
  <w:style w:type="table" w:customStyle="1" w:styleId="Gitternetztabelle1hell1">
    <w:name w:val="Gitternetztabelle 1 hell1"/>
    <w:basedOn w:val="TableNormal"/>
    <w:uiPriority w:val="46"/>
    <w:rsid w:val="003036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1hellAkzent31">
    <w:name w:val="Gitternetztabelle 1 hell  – Akzent 31"/>
    <w:basedOn w:val="TableNormal"/>
    <w:uiPriority w:val="46"/>
    <w:rsid w:val="0030366D"/>
    <w:tblPr>
      <w:tblStyleRowBandSize w:val="1"/>
      <w:tblStyleColBandSize w:val="1"/>
      <w:tblBorders>
        <w:top w:val="single" w:sz="4" w:space="0" w:color="93EEE7" w:themeColor="accent3" w:themeTint="66"/>
        <w:left w:val="single" w:sz="4" w:space="0" w:color="93EEE7" w:themeColor="accent3" w:themeTint="66"/>
        <w:bottom w:val="single" w:sz="4" w:space="0" w:color="93EEE7" w:themeColor="accent3" w:themeTint="66"/>
        <w:right w:val="single" w:sz="4" w:space="0" w:color="93EEE7" w:themeColor="accent3" w:themeTint="66"/>
        <w:insideH w:val="single" w:sz="4" w:space="0" w:color="93EEE7" w:themeColor="accent3" w:themeTint="66"/>
        <w:insideV w:val="single" w:sz="4" w:space="0" w:color="93EEE7" w:themeColor="accent3" w:themeTint="66"/>
      </w:tblBorders>
    </w:tblPr>
    <w:tblStylePr w:type="firstRow">
      <w:rPr>
        <w:b/>
        <w:bCs/>
      </w:rPr>
      <w:tblPr/>
      <w:tcPr>
        <w:tcBorders>
          <w:bottom w:val="single" w:sz="12" w:space="0" w:color="5EE6DB" w:themeColor="accent3" w:themeTint="99"/>
        </w:tcBorders>
      </w:tcPr>
    </w:tblStylePr>
    <w:tblStylePr w:type="lastRow">
      <w:rPr>
        <w:b/>
        <w:bCs/>
      </w:rPr>
      <w:tblPr/>
      <w:tcPr>
        <w:tcBorders>
          <w:top w:val="double" w:sz="2" w:space="0" w:color="5EE6DB" w:themeColor="accent3" w:themeTint="99"/>
        </w:tcBorders>
      </w:tcPr>
    </w:tblStylePr>
    <w:tblStylePr w:type="firstCol">
      <w:rPr>
        <w:b/>
        <w:bCs/>
      </w:rPr>
    </w:tblStylePr>
    <w:tblStylePr w:type="lastCol">
      <w:rPr>
        <w:b/>
        <w:bCs/>
      </w:rPr>
    </w:tblStylePr>
  </w:style>
  <w:style w:type="table" w:customStyle="1" w:styleId="EinfacheTabelle51">
    <w:name w:val="Einfache Tabelle 51"/>
    <w:basedOn w:val="TableNormal"/>
    <w:uiPriority w:val="45"/>
    <w:rsid w:val="003036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TableNormal"/>
    <w:uiPriority w:val="44"/>
    <w:rsid w:val="003036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semiHidden/>
    <w:unhideWhenUsed/>
    <w:qFormat/>
    <w:rsid w:val="005C32EE"/>
    <w:pPr>
      <w:spacing w:line="216" w:lineRule="auto"/>
      <w:contextualSpacing/>
    </w:pPr>
    <w:rPr>
      <w:rFonts w:asciiTheme="majorHAnsi" w:eastAsiaTheme="majorEastAsia" w:hAnsiTheme="majorHAnsi" w:cstheme="majorBidi"/>
      <w:caps/>
      <w:color w:val="FFFFFF" w:themeColor="background1"/>
      <w:kern w:val="28"/>
      <w:sz w:val="60"/>
      <w:szCs w:val="56"/>
    </w:rPr>
  </w:style>
  <w:style w:type="character" w:customStyle="1" w:styleId="TitleChar">
    <w:name w:val="Title Char"/>
    <w:basedOn w:val="DefaultParagraphFont"/>
    <w:link w:val="Title"/>
    <w:semiHidden/>
    <w:rsid w:val="005C32EE"/>
    <w:rPr>
      <w:rFonts w:asciiTheme="majorHAnsi" w:eastAsiaTheme="majorEastAsia" w:hAnsiTheme="majorHAnsi" w:cstheme="majorBidi"/>
      <w:caps/>
      <w:color w:val="FFFFFF" w:themeColor="background1"/>
      <w:kern w:val="28"/>
      <w:sz w:val="60"/>
      <w:szCs w:val="56"/>
    </w:rPr>
  </w:style>
  <w:style w:type="paragraph" w:styleId="Subtitle">
    <w:name w:val="Subtitle"/>
    <w:basedOn w:val="Title"/>
    <w:next w:val="Normal"/>
    <w:link w:val="SubtitleChar"/>
    <w:semiHidden/>
    <w:unhideWhenUsed/>
    <w:qFormat/>
    <w:rsid w:val="005C32EE"/>
    <w:pPr>
      <w:numPr>
        <w:ilvl w:val="1"/>
      </w:numPr>
      <w:spacing w:after="160"/>
    </w:pPr>
    <w:rPr>
      <w:rFonts w:asciiTheme="minorHAnsi" w:eastAsiaTheme="minorEastAsia" w:hAnsiTheme="minorHAnsi" w:cstheme="minorBidi"/>
      <w:szCs w:val="22"/>
    </w:rPr>
  </w:style>
  <w:style w:type="character" w:customStyle="1" w:styleId="SubtitleChar">
    <w:name w:val="Subtitle Char"/>
    <w:basedOn w:val="DefaultParagraphFont"/>
    <w:link w:val="Subtitle"/>
    <w:semiHidden/>
    <w:rsid w:val="005C32EE"/>
    <w:rPr>
      <w:rFonts w:asciiTheme="minorHAnsi" w:eastAsiaTheme="minorEastAsia" w:hAnsiTheme="minorHAnsi" w:cstheme="minorBidi"/>
      <w:caps/>
      <w:color w:val="FFFFFF" w:themeColor="background1"/>
      <w:kern w:val="28"/>
      <w:sz w:val="60"/>
      <w:szCs w:val="22"/>
    </w:rPr>
  </w:style>
  <w:style w:type="character" w:styleId="FollowedHyperlink">
    <w:name w:val="FollowedHyperlink"/>
    <w:basedOn w:val="Hyperlink"/>
    <w:uiPriority w:val="16"/>
    <w:rsid w:val="005F6EDD"/>
    <w:rPr>
      <w:rFonts w:asciiTheme="minorHAnsi" w:hAnsiTheme="minorHAnsi"/>
      <w:color w:val="6C6C6C" w:themeColor="followedHyperlink"/>
      <w:u w:val="single"/>
    </w:rPr>
  </w:style>
  <w:style w:type="paragraph" w:customStyle="1" w:styleId="TitelVersionStandStatus">
    <w:name w:val="Titel Version Stand Status"/>
    <w:basedOn w:val="Normal"/>
    <w:link w:val="TitelVersionStandStatusZchn"/>
    <w:semiHidden/>
    <w:qFormat/>
    <w:rsid w:val="009B01A9"/>
    <w:pPr>
      <w:tabs>
        <w:tab w:val="left" w:pos="851"/>
      </w:tabs>
    </w:pPr>
    <w:rPr>
      <w:color w:val="FFFFFF" w:themeColor="background1"/>
      <w:sz w:val="28"/>
    </w:rPr>
  </w:style>
  <w:style w:type="character" w:customStyle="1" w:styleId="TitelVersionStandStatusZchn">
    <w:name w:val="Titel Version Stand Status Zchn"/>
    <w:basedOn w:val="DefaultParagraphFont"/>
    <w:link w:val="TitelVersionStandStatus"/>
    <w:semiHidden/>
    <w:rsid w:val="00CA462C"/>
    <w:rPr>
      <w:rFonts w:ascii="Tele-GroteskNor" w:hAnsi="Tele-GroteskNor"/>
      <w:color w:val="FFFFFF" w:themeColor="background1"/>
      <w:sz w:val="28"/>
      <w:szCs w:val="24"/>
    </w:rPr>
  </w:style>
  <w:style w:type="character" w:styleId="PlaceholderText">
    <w:name w:val="Placeholder Text"/>
    <w:basedOn w:val="DefaultParagraphFont"/>
    <w:uiPriority w:val="99"/>
    <w:semiHidden/>
    <w:rsid w:val="006414D0"/>
    <w:rPr>
      <w:color w:val="808080"/>
    </w:rPr>
  </w:style>
  <w:style w:type="paragraph" w:customStyle="1" w:styleId="VerzeichnisimIHV">
    <w:name w:val="Verzeichnis im IHV"/>
    <w:uiPriority w:val="7"/>
    <w:qFormat/>
    <w:rsid w:val="00C622CB"/>
    <w:pPr>
      <w:spacing w:before="120" w:after="600" w:line="199" w:lineRule="auto"/>
      <w:outlineLvl w:val="0"/>
    </w:pPr>
    <w:rPr>
      <w:rFonts w:asciiTheme="majorHAnsi" w:hAnsiTheme="majorHAnsi"/>
      <w:caps/>
      <w:color w:val="E20074" w:themeColor="text2"/>
      <w:spacing w:val="-10"/>
      <w:sz w:val="40"/>
      <w:szCs w:val="32"/>
    </w:rPr>
  </w:style>
  <w:style w:type="paragraph" w:customStyle="1" w:styleId="VerzeichnisnichtimIHV">
    <w:name w:val="Verzeichnis nicht im IHV"/>
    <w:basedOn w:val="VerzeichnisimIHV"/>
    <w:uiPriority w:val="7"/>
    <w:qFormat/>
    <w:rsid w:val="00C622CB"/>
    <w:pPr>
      <w:outlineLvl w:val="9"/>
    </w:pPr>
  </w:style>
  <w:style w:type="character" w:styleId="FootnoteReference">
    <w:name w:val="footnote reference"/>
    <w:basedOn w:val="DefaultParagraphFont"/>
    <w:uiPriority w:val="6"/>
    <w:unhideWhenUsed/>
    <w:rsid w:val="00B619E8"/>
    <w:rPr>
      <w:vertAlign w:val="superscript"/>
    </w:rPr>
  </w:style>
  <w:style w:type="paragraph" w:customStyle="1" w:styleId="TabelleText">
    <w:name w:val="Tabelle Text"/>
    <w:basedOn w:val="Normal"/>
    <w:uiPriority w:val="4"/>
    <w:qFormat/>
    <w:rsid w:val="00AA5358"/>
    <w:rPr>
      <w:sz w:val="16"/>
      <w:szCs w:val="20"/>
    </w:rPr>
  </w:style>
  <w:style w:type="paragraph" w:customStyle="1" w:styleId="TabellenkopfText">
    <w:name w:val="Tabellenkopf Text"/>
    <w:basedOn w:val="TabelleText"/>
    <w:next w:val="TabelleText"/>
    <w:uiPriority w:val="4"/>
    <w:qFormat/>
    <w:rsid w:val="002560F4"/>
    <w:pPr>
      <w:spacing w:line="227" w:lineRule="exact"/>
    </w:pPr>
    <w:rPr>
      <w:rFonts w:asciiTheme="majorHAnsi" w:hAnsiTheme="majorHAnsi"/>
      <w:caps/>
      <w:color w:val="E20074" w:themeColor="text2"/>
      <w:spacing w:val="-10"/>
      <w:u w:color="E20074" w:themeColor="text2"/>
    </w:rPr>
  </w:style>
  <w:style w:type="character" w:styleId="CommentReference">
    <w:name w:val="annotation reference"/>
    <w:basedOn w:val="DefaultParagraphFont"/>
    <w:uiPriority w:val="99"/>
    <w:semiHidden/>
    <w:unhideWhenUsed/>
    <w:rsid w:val="00B1767B"/>
    <w:rPr>
      <w:sz w:val="16"/>
      <w:szCs w:val="16"/>
    </w:rPr>
  </w:style>
  <w:style w:type="paragraph" w:styleId="CommentText">
    <w:name w:val="annotation text"/>
    <w:link w:val="CommentTextChar"/>
    <w:uiPriority w:val="99"/>
    <w:semiHidden/>
    <w:rsid w:val="00C02084"/>
  </w:style>
  <w:style w:type="character" w:customStyle="1" w:styleId="CommentTextChar">
    <w:name w:val="Comment Text Char"/>
    <w:basedOn w:val="DefaultParagraphFont"/>
    <w:link w:val="CommentText"/>
    <w:uiPriority w:val="99"/>
    <w:semiHidden/>
    <w:rsid w:val="00B2423A"/>
    <w:rPr>
      <w:rFonts w:ascii="Tele-GroteskNor" w:hAnsi="Tele-GroteskNor"/>
      <w:color w:val="000000" w:themeColor="text1"/>
    </w:rPr>
  </w:style>
  <w:style w:type="paragraph" w:styleId="CommentSubject">
    <w:name w:val="annotation subject"/>
    <w:basedOn w:val="CommentText"/>
    <w:next w:val="CommentText"/>
    <w:link w:val="CommentSubjectChar"/>
    <w:semiHidden/>
    <w:unhideWhenUsed/>
    <w:rsid w:val="00C02084"/>
    <w:pPr>
      <w:spacing w:before="120" w:after="60"/>
    </w:pPr>
    <w:rPr>
      <w:b/>
      <w:bCs/>
    </w:rPr>
  </w:style>
  <w:style w:type="character" w:customStyle="1" w:styleId="CommentSubjectChar">
    <w:name w:val="Comment Subject Char"/>
    <w:basedOn w:val="CommentTextChar"/>
    <w:link w:val="CommentSubject"/>
    <w:semiHidden/>
    <w:rsid w:val="00CA5380"/>
    <w:rPr>
      <w:rFonts w:ascii="Tele-GroteskNor" w:hAnsi="Tele-GroteskNor"/>
      <w:b/>
      <w:bCs/>
      <w:color w:val="000000" w:themeColor="text1"/>
    </w:rPr>
  </w:style>
  <w:style w:type="paragraph" w:styleId="BalloonText">
    <w:name w:val="Balloon Text"/>
    <w:basedOn w:val="Normal"/>
    <w:link w:val="BalloonTextChar"/>
    <w:semiHidden/>
    <w:rsid w:val="00B1767B"/>
    <w:rPr>
      <w:rFonts w:ascii="Segoe UI" w:hAnsi="Segoe UI" w:cs="Segoe UI"/>
      <w:sz w:val="18"/>
      <w:szCs w:val="18"/>
    </w:rPr>
  </w:style>
  <w:style w:type="character" w:customStyle="1" w:styleId="BalloonTextChar">
    <w:name w:val="Balloon Text Char"/>
    <w:basedOn w:val="DefaultParagraphFont"/>
    <w:link w:val="BalloonText"/>
    <w:semiHidden/>
    <w:rsid w:val="00B2423A"/>
    <w:rPr>
      <w:rFonts w:ascii="Segoe UI" w:hAnsi="Segoe UI" w:cs="Segoe UI"/>
      <w:color w:val="000000" w:themeColor="text1"/>
      <w:sz w:val="18"/>
      <w:szCs w:val="18"/>
    </w:rPr>
  </w:style>
  <w:style w:type="paragraph" w:styleId="NormalWeb">
    <w:name w:val="Normal (Web)"/>
    <w:basedOn w:val="Normal"/>
    <w:uiPriority w:val="99"/>
    <w:semiHidden/>
    <w:rsid w:val="00B1767B"/>
    <w:pPr>
      <w:spacing w:before="100" w:beforeAutospacing="1" w:after="100" w:afterAutospacing="1"/>
    </w:pPr>
    <w:rPr>
      <w:rFonts w:ascii="Times New Roman" w:hAnsi="Times New Roman"/>
      <w:color w:val="auto"/>
    </w:rPr>
  </w:style>
  <w:style w:type="paragraph" w:customStyle="1" w:styleId="TabelleZahl">
    <w:name w:val="Tabelle Zahl"/>
    <w:basedOn w:val="TabelleText"/>
    <w:uiPriority w:val="4"/>
    <w:qFormat/>
    <w:rsid w:val="00AA5358"/>
    <w:pPr>
      <w:jc w:val="right"/>
    </w:pPr>
  </w:style>
  <w:style w:type="paragraph" w:customStyle="1" w:styleId="TabellenkopfZahl">
    <w:name w:val="Tabellenkopf Zahl"/>
    <w:basedOn w:val="TabellenkopfText"/>
    <w:uiPriority w:val="4"/>
    <w:qFormat/>
    <w:rsid w:val="004A0AAC"/>
    <w:pPr>
      <w:jc w:val="right"/>
    </w:pPr>
  </w:style>
  <w:style w:type="paragraph" w:customStyle="1" w:styleId="Absatzberschrift">
    <w:name w:val="Absatzüberschrift"/>
    <w:basedOn w:val="Normal"/>
    <w:uiPriority w:val="1"/>
    <w:qFormat/>
    <w:rsid w:val="000033B1"/>
    <w:pPr>
      <w:spacing w:line="199" w:lineRule="auto"/>
    </w:pPr>
    <w:rPr>
      <w:b/>
      <w:color w:val="E20074" w:themeColor="text2"/>
    </w:rPr>
  </w:style>
  <w:style w:type="paragraph" w:styleId="Revision">
    <w:name w:val="Revision"/>
    <w:hidden/>
    <w:uiPriority w:val="99"/>
    <w:semiHidden/>
    <w:rsid w:val="00A6476F"/>
  </w:style>
  <w:style w:type="paragraph" w:customStyle="1" w:styleId="Flietext">
    <w:name w:val="Fließtext"/>
    <w:basedOn w:val="Normal"/>
    <w:uiPriority w:val="1"/>
    <w:qFormat/>
    <w:rsid w:val="000033B1"/>
  </w:style>
  <w:style w:type="character" w:customStyle="1" w:styleId="FootnoteTextChar">
    <w:name w:val="Footnote Text Char"/>
    <w:basedOn w:val="DefaultParagraphFont"/>
    <w:link w:val="FootnoteText"/>
    <w:uiPriority w:val="6"/>
    <w:rsid w:val="0006492E"/>
    <w:rPr>
      <w:sz w:val="20"/>
      <w:szCs w:val="20"/>
    </w:rPr>
  </w:style>
  <w:style w:type="paragraph" w:customStyle="1" w:styleId="ListemitBullet2">
    <w:name w:val="Liste mit Bullet 2"/>
    <w:basedOn w:val="ListemitBullet1"/>
    <w:uiPriority w:val="2"/>
    <w:rsid w:val="00490A2A"/>
    <w:pPr>
      <w:numPr>
        <w:ilvl w:val="1"/>
      </w:numPr>
    </w:pPr>
  </w:style>
  <w:style w:type="paragraph" w:customStyle="1" w:styleId="ListemitBullet3">
    <w:name w:val="Liste mit Bullet 3"/>
    <w:basedOn w:val="ListemitBullet1"/>
    <w:uiPriority w:val="2"/>
    <w:rsid w:val="00293D32"/>
    <w:pPr>
      <w:numPr>
        <w:ilvl w:val="2"/>
      </w:numPr>
    </w:pPr>
  </w:style>
  <w:style w:type="paragraph" w:customStyle="1" w:styleId="ListemitBullet4">
    <w:name w:val="Liste mit Bullet 4"/>
    <w:basedOn w:val="ListemitBullet1"/>
    <w:uiPriority w:val="2"/>
    <w:rsid w:val="00293D32"/>
    <w:pPr>
      <w:numPr>
        <w:ilvl w:val="3"/>
      </w:numPr>
    </w:pPr>
  </w:style>
  <w:style w:type="paragraph" w:customStyle="1" w:styleId="ListemitBullet5">
    <w:name w:val="Liste mit Bullet 5"/>
    <w:basedOn w:val="ListemitBullet1"/>
    <w:uiPriority w:val="2"/>
    <w:rsid w:val="0074276C"/>
    <w:pPr>
      <w:numPr>
        <w:ilvl w:val="4"/>
      </w:numPr>
    </w:pPr>
  </w:style>
  <w:style w:type="paragraph" w:customStyle="1" w:styleId="Strer">
    <w:name w:val="Störer"/>
    <w:uiPriority w:val="1"/>
    <w:qFormat/>
    <w:rsid w:val="005F6EDD"/>
    <w:pPr>
      <w:jc w:val="center"/>
    </w:pPr>
    <w:rPr>
      <w:rFonts w:asciiTheme="majorHAnsi" w:hAnsiTheme="majorHAnsi"/>
      <w:caps/>
      <w:noProof/>
      <w:color w:val="FFFFFF" w:themeColor="background1"/>
      <w:sz w:val="28"/>
    </w:rPr>
  </w:style>
  <w:style w:type="paragraph" w:customStyle="1" w:styleId="Formatvorlage">
    <w:name w:val="Formatvorlage"/>
    <w:basedOn w:val="VerzeichnisnichtimIHV"/>
    <w:semiHidden/>
    <w:rsid w:val="00D66261"/>
    <w:rPr>
      <w:rFonts w:asciiTheme="minorHAnsi" w:hAnsiTheme="minorHAnsi"/>
    </w:rPr>
  </w:style>
  <w:style w:type="paragraph" w:styleId="ListParagraph">
    <w:name w:val="List Paragraph"/>
    <w:basedOn w:val="Normal"/>
    <w:uiPriority w:val="34"/>
    <w:qFormat/>
    <w:rsid w:val="00B77B0E"/>
    <w:pPr>
      <w:spacing w:after="200" w:line="276" w:lineRule="auto"/>
      <w:ind w:left="720"/>
      <w:contextualSpacing/>
    </w:pPr>
    <w:rPr>
      <w:rFonts w:eastAsiaTheme="minorHAnsi" w:cstheme="minorBidi"/>
      <w:color w:val="auto"/>
      <w:sz w:val="22"/>
      <w:szCs w:val="22"/>
      <w:lang w:val="de-DE" w:eastAsia="en-US"/>
    </w:rPr>
  </w:style>
  <w:style w:type="character" w:styleId="Emphasis">
    <w:name w:val="Emphasis"/>
    <w:basedOn w:val="DefaultParagraphFont"/>
    <w:unhideWhenUsed/>
    <w:qFormat/>
    <w:rsid w:val="00096EAE"/>
    <w:rPr>
      <w:i/>
      <w:iCs/>
    </w:rPr>
  </w:style>
  <w:style w:type="character" w:customStyle="1" w:styleId="terms-mark">
    <w:name w:val="terms-mark"/>
    <w:basedOn w:val="DefaultParagraphFont"/>
    <w:rsid w:val="00772EB8"/>
  </w:style>
  <w:style w:type="character" w:customStyle="1" w:styleId="inline-comment-marker">
    <w:name w:val="inline-comment-marker"/>
    <w:basedOn w:val="DefaultParagraphFont"/>
    <w:rsid w:val="00D86990"/>
  </w:style>
  <w:style w:type="table" w:styleId="GridTable1Light">
    <w:name w:val="Grid Table 1 Light"/>
    <w:basedOn w:val="TableNormal"/>
    <w:uiPriority w:val="46"/>
    <w:rsid w:val="00DF3CF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ichtaufgelsteErwhnung1">
    <w:name w:val="Nicht aufgelöste Erwähnung1"/>
    <w:basedOn w:val="DefaultParagraphFont"/>
    <w:uiPriority w:val="99"/>
    <w:semiHidden/>
    <w:unhideWhenUsed/>
    <w:rsid w:val="007B558E"/>
    <w:rPr>
      <w:color w:val="605E5C"/>
      <w:shd w:val="clear" w:color="auto" w:fill="E1DFDD"/>
    </w:rPr>
  </w:style>
  <w:style w:type="character" w:customStyle="1" w:styleId="FooterChar">
    <w:name w:val="Footer Char"/>
    <w:basedOn w:val="DefaultParagraphFont"/>
    <w:link w:val="Footer"/>
    <w:uiPriority w:val="99"/>
    <w:rsid w:val="00126F4C"/>
    <w:rPr>
      <w:rFonts w:asciiTheme="minorHAnsi" w:hAnsiTheme="minorHAnsi"/>
      <w:sz w:val="20"/>
    </w:rPr>
  </w:style>
  <w:style w:type="table" w:styleId="PlainTable1">
    <w:name w:val="Plain Table 1"/>
    <w:basedOn w:val="TableNormal"/>
    <w:uiPriority w:val="41"/>
    <w:rsid w:val="00AC7D3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F3C0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211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rsid w:val="00211822"/>
    <w:rPr>
      <w:rFonts w:ascii="Courier New" w:hAnsi="Courier New" w:cs="Courier New"/>
      <w:color w:val="auto"/>
      <w:sz w:val="20"/>
      <w:szCs w:val="20"/>
      <w:lang w:eastAsia="en-US"/>
    </w:rPr>
  </w:style>
  <w:style w:type="character" w:customStyle="1" w:styleId="headerline">
    <w:name w:val="headerline"/>
    <w:basedOn w:val="DefaultParagraphFont"/>
    <w:rsid w:val="00211822"/>
  </w:style>
  <w:style w:type="character" w:customStyle="1" w:styleId="code-quote">
    <w:name w:val="code-quote"/>
    <w:basedOn w:val="DefaultParagraphFont"/>
    <w:rsid w:val="006E3F96"/>
  </w:style>
  <w:style w:type="table" w:styleId="PlainTable3">
    <w:name w:val="Plain Table 3"/>
    <w:basedOn w:val="TableNormal"/>
    <w:uiPriority w:val="43"/>
    <w:rsid w:val="00641A2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41A2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lengitternetz2">
    <w:name w:val="Tabellengitternetz2"/>
    <w:basedOn w:val="TableNormal"/>
    <w:next w:val="TableGrid"/>
    <w:rsid w:val="004E48A9"/>
    <w:pPr>
      <w:keepNext/>
      <w:spacing w:line="240" w:lineRule="auto"/>
    </w:pPr>
    <w:rPr>
      <w:rFonts w:ascii="Arial" w:hAnsi="Arial"/>
      <w:color w:val="auto"/>
      <w:sz w:val="20"/>
      <w:szCs w:val="20"/>
      <w:lang w:val="de-DE" w:bidi="de-DE"/>
    </w:rPr>
    <w:tblPr>
      <w:tblBorders>
        <w:left w:val="single" w:sz="2" w:space="0" w:color="000000"/>
        <w:bottom w:val="single" w:sz="2" w:space="0" w:color="000000"/>
        <w:right w:val="single" w:sz="2" w:space="0" w:color="000000"/>
        <w:insideH w:val="single" w:sz="2" w:space="0" w:color="000000"/>
        <w:insideV w:val="single" w:sz="2" w:space="0" w:color="000000"/>
      </w:tblBorders>
      <w:tblCellMar>
        <w:top w:w="28" w:type="dxa"/>
        <w:left w:w="57" w:type="dxa"/>
        <w:bottom w:w="28" w:type="dxa"/>
        <w:right w:w="57" w:type="dxa"/>
      </w:tblCellMar>
    </w:tblPr>
    <w:trPr>
      <w:cantSplit/>
    </w:trPr>
    <w:tcPr>
      <w:shd w:val="clear" w:color="auto" w:fill="auto"/>
      <w:vAlign w:val="center"/>
    </w:tcPr>
    <w:tblStylePr w:type="firstRow">
      <w:pPr>
        <w:wordWrap/>
        <w:jc w:val="left"/>
      </w:pPr>
      <w:rPr>
        <w:rFonts w:ascii="Arial" w:hAnsi="Arial"/>
        <w:b/>
        <w:sz w:val="20"/>
      </w:rPr>
      <w:tblPr/>
      <w:trPr>
        <w:tblHeader/>
      </w:trPr>
      <w:tcPr>
        <w:tcBorders>
          <w:top w:val="single" w:sz="18" w:space="0" w:color="E20074"/>
          <w:left w:val="single" w:sz="6" w:space="0" w:color="000000"/>
          <w:bottom w:val="nil"/>
          <w:right w:val="single" w:sz="6" w:space="0" w:color="000000"/>
          <w:insideH w:val="single" w:sz="12" w:space="0" w:color="auto"/>
          <w:insideV w:val="single" w:sz="6" w:space="0" w:color="000000"/>
          <w:tl2br w:val="nil"/>
          <w:tr2bl w:val="nil"/>
        </w:tcBorders>
        <w:shd w:val="clear" w:color="auto" w:fill="D9D9D9"/>
      </w:tcPr>
    </w:tblStylePr>
  </w:style>
  <w:style w:type="table" w:styleId="GridTable2">
    <w:name w:val="Grid Table 2"/>
    <w:basedOn w:val="TableNormal"/>
    <w:uiPriority w:val="47"/>
    <w:rsid w:val="004E48A9"/>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8F6904"/>
    <w:rPr>
      <w:b/>
      <w:bCs/>
    </w:rPr>
  </w:style>
  <w:style w:type="character" w:customStyle="1" w:styleId="NichtaufgelsteErwhnung2">
    <w:name w:val="Nicht aufgelöste Erwähnung2"/>
    <w:basedOn w:val="DefaultParagraphFont"/>
    <w:uiPriority w:val="99"/>
    <w:semiHidden/>
    <w:unhideWhenUsed/>
    <w:rsid w:val="005C22E0"/>
    <w:rPr>
      <w:color w:val="605E5C"/>
      <w:shd w:val="clear" w:color="auto" w:fill="E1DFDD"/>
    </w:rPr>
  </w:style>
  <w:style w:type="paragraph" w:customStyle="1" w:styleId="TableText">
    <w:name w:val="Table Text"/>
    <w:basedOn w:val="Normal"/>
    <w:rsid w:val="0069453C"/>
    <w:pPr>
      <w:widowControl w:val="0"/>
      <w:topLinePunct/>
      <w:adjustRightInd w:val="0"/>
      <w:snapToGrid w:val="0"/>
      <w:spacing w:before="80" w:after="80" w:line="240" w:lineRule="atLeast"/>
    </w:pPr>
    <w:rPr>
      <w:rFonts w:ascii="Times New Roman" w:eastAsia="SimSun" w:hAnsi="Times New Roman" w:cs="Arial"/>
      <w:snapToGrid w:val="0"/>
      <w:color w:val="auto"/>
      <w:sz w:val="21"/>
      <w:szCs w:val="21"/>
      <w:lang w:eastAsia="zh-CN"/>
    </w:rPr>
  </w:style>
  <w:style w:type="character" w:customStyle="1" w:styleId="token">
    <w:name w:val="token"/>
    <w:basedOn w:val="DefaultParagraphFont"/>
    <w:rsid w:val="005B0F77"/>
  </w:style>
  <w:style w:type="character" w:styleId="UnresolvedMention">
    <w:name w:val="Unresolved Mention"/>
    <w:basedOn w:val="DefaultParagraphFont"/>
    <w:uiPriority w:val="99"/>
    <w:semiHidden/>
    <w:unhideWhenUsed/>
    <w:rsid w:val="005C3CFF"/>
    <w:rPr>
      <w:color w:val="605E5C"/>
      <w:shd w:val="clear" w:color="auto" w:fill="E1DFDD"/>
    </w:rPr>
  </w:style>
  <w:style w:type="character" w:customStyle="1" w:styleId="Heading4Char">
    <w:name w:val="Heading 4 Char"/>
    <w:basedOn w:val="DefaultParagraphFont"/>
    <w:link w:val="Heading4"/>
    <w:rsid w:val="00A945BD"/>
    <w:rPr>
      <w:rFonts w:asciiTheme="minorHAnsi" w:hAnsiTheme="minorHAns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8192">
      <w:bodyDiv w:val="1"/>
      <w:marLeft w:val="0"/>
      <w:marRight w:val="0"/>
      <w:marTop w:val="0"/>
      <w:marBottom w:val="0"/>
      <w:divBdr>
        <w:top w:val="none" w:sz="0" w:space="0" w:color="auto"/>
        <w:left w:val="none" w:sz="0" w:space="0" w:color="auto"/>
        <w:bottom w:val="none" w:sz="0" w:space="0" w:color="auto"/>
        <w:right w:val="none" w:sz="0" w:space="0" w:color="auto"/>
      </w:divBdr>
      <w:divsChild>
        <w:div w:id="1804540700">
          <w:marLeft w:val="0"/>
          <w:marRight w:val="0"/>
          <w:marTop w:val="0"/>
          <w:marBottom w:val="0"/>
          <w:divBdr>
            <w:top w:val="none" w:sz="0" w:space="0" w:color="auto"/>
            <w:left w:val="none" w:sz="0" w:space="0" w:color="auto"/>
            <w:bottom w:val="none" w:sz="0" w:space="0" w:color="auto"/>
            <w:right w:val="none" w:sz="0" w:space="0" w:color="auto"/>
          </w:divBdr>
          <w:divsChild>
            <w:div w:id="55203703">
              <w:marLeft w:val="0"/>
              <w:marRight w:val="0"/>
              <w:marTop w:val="0"/>
              <w:marBottom w:val="0"/>
              <w:divBdr>
                <w:top w:val="none" w:sz="0" w:space="0" w:color="auto"/>
                <w:left w:val="none" w:sz="0" w:space="0" w:color="auto"/>
                <w:bottom w:val="none" w:sz="0" w:space="0" w:color="auto"/>
                <w:right w:val="none" w:sz="0" w:space="0" w:color="auto"/>
              </w:divBdr>
            </w:div>
            <w:div w:id="273296024">
              <w:marLeft w:val="0"/>
              <w:marRight w:val="0"/>
              <w:marTop w:val="0"/>
              <w:marBottom w:val="0"/>
              <w:divBdr>
                <w:top w:val="none" w:sz="0" w:space="0" w:color="auto"/>
                <w:left w:val="none" w:sz="0" w:space="0" w:color="auto"/>
                <w:bottom w:val="none" w:sz="0" w:space="0" w:color="auto"/>
                <w:right w:val="none" w:sz="0" w:space="0" w:color="auto"/>
              </w:divBdr>
            </w:div>
            <w:div w:id="381565885">
              <w:marLeft w:val="0"/>
              <w:marRight w:val="0"/>
              <w:marTop w:val="0"/>
              <w:marBottom w:val="0"/>
              <w:divBdr>
                <w:top w:val="none" w:sz="0" w:space="0" w:color="auto"/>
                <w:left w:val="none" w:sz="0" w:space="0" w:color="auto"/>
                <w:bottom w:val="none" w:sz="0" w:space="0" w:color="auto"/>
                <w:right w:val="none" w:sz="0" w:space="0" w:color="auto"/>
              </w:divBdr>
            </w:div>
            <w:div w:id="1706711867">
              <w:marLeft w:val="0"/>
              <w:marRight w:val="0"/>
              <w:marTop w:val="0"/>
              <w:marBottom w:val="0"/>
              <w:divBdr>
                <w:top w:val="none" w:sz="0" w:space="0" w:color="auto"/>
                <w:left w:val="none" w:sz="0" w:space="0" w:color="auto"/>
                <w:bottom w:val="none" w:sz="0" w:space="0" w:color="auto"/>
                <w:right w:val="none" w:sz="0" w:space="0" w:color="auto"/>
              </w:divBdr>
            </w:div>
            <w:div w:id="24062728">
              <w:marLeft w:val="0"/>
              <w:marRight w:val="0"/>
              <w:marTop w:val="0"/>
              <w:marBottom w:val="0"/>
              <w:divBdr>
                <w:top w:val="none" w:sz="0" w:space="0" w:color="auto"/>
                <w:left w:val="none" w:sz="0" w:space="0" w:color="auto"/>
                <w:bottom w:val="none" w:sz="0" w:space="0" w:color="auto"/>
                <w:right w:val="none" w:sz="0" w:space="0" w:color="auto"/>
              </w:divBdr>
            </w:div>
            <w:div w:id="1941451967">
              <w:marLeft w:val="0"/>
              <w:marRight w:val="0"/>
              <w:marTop w:val="0"/>
              <w:marBottom w:val="0"/>
              <w:divBdr>
                <w:top w:val="none" w:sz="0" w:space="0" w:color="auto"/>
                <w:left w:val="none" w:sz="0" w:space="0" w:color="auto"/>
                <w:bottom w:val="none" w:sz="0" w:space="0" w:color="auto"/>
                <w:right w:val="none" w:sz="0" w:space="0" w:color="auto"/>
              </w:divBdr>
            </w:div>
            <w:div w:id="325405988">
              <w:marLeft w:val="0"/>
              <w:marRight w:val="0"/>
              <w:marTop w:val="0"/>
              <w:marBottom w:val="0"/>
              <w:divBdr>
                <w:top w:val="none" w:sz="0" w:space="0" w:color="auto"/>
                <w:left w:val="none" w:sz="0" w:space="0" w:color="auto"/>
                <w:bottom w:val="none" w:sz="0" w:space="0" w:color="auto"/>
                <w:right w:val="none" w:sz="0" w:space="0" w:color="auto"/>
              </w:divBdr>
            </w:div>
            <w:div w:id="1989674894">
              <w:marLeft w:val="0"/>
              <w:marRight w:val="0"/>
              <w:marTop w:val="0"/>
              <w:marBottom w:val="0"/>
              <w:divBdr>
                <w:top w:val="none" w:sz="0" w:space="0" w:color="auto"/>
                <w:left w:val="none" w:sz="0" w:space="0" w:color="auto"/>
                <w:bottom w:val="none" w:sz="0" w:space="0" w:color="auto"/>
                <w:right w:val="none" w:sz="0" w:space="0" w:color="auto"/>
              </w:divBdr>
            </w:div>
            <w:div w:id="1245215251">
              <w:marLeft w:val="0"/>
              <w:marRight w:val="0"/>
              <w:marTop w:val="0"/>
              <w:marBottom w:val="0"/>
              <w:divBdr>
                <w:top w:val="none" w:sz="0" w:space="0" w:color="auto"/>
                <w:left w:val="none" w:sz="0" w:space="0" w:color="auto"/>
                <w:bottom w:val="none" w:sz="0" w:space="0" w:color="auto"/>
                <w:right w:val="none" w:sz="0" w:space="0" w:color="auto"/>
              </w:divBdr>
            </w:div>
            <w:div w:id="1239248196">
              <w:marLeft w:val="0"/>
              <w:marRight w:val="0"/>
              <w:marTop w:val="0"/>
              <w:marBottom w:val="0"/>
              <w:divBdr>
                <w:top w:val="none" w:sz="0" w:space="0" w:color="auto"/>
                <w:left w:val="none" w:sz="0" w:space="0" w:color="auto"/>
                <w:bottom w:val="none" w:sz="0" w:space="0" w:color="auto"/>
                <w:right w:val="none" w:sz="0" w:space="0" w:color="auto"/>
              </w:divBdr>
            </w:div>
            <w:div w:id="2031644505">
              <w:marLeft w:val="0"/>
              <w:marRight w:val="0"/>
              <w:marTop w:val="0"/>
              <w:marBottom w:val="0"/>
              <w:divBdr>
                <w:top w:val="none" w:sz="0" w:space="0" w:color="auto"/>
                <w:left w:val="none" w:sz="0" w:space="0" w:color="auto"/>
                <w:bottom w:val="none" w:sz="0" w:space="0" w:color="auto"/>
                <w:right w:val="none" w:sz="0" w:space="0" w:color="auto"/>
              </w:divBdr>
            </w:div>
            <w:div w:id="11825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552">
      <w:bodyDiv w:val="1"/>
      <w:marLeft w:val="0"/>
      <w:marRight w:val="0"/>
      <w:marTop w:val="0"/>
      <w:marBottom w:val="0"/>
      <w:divBdr>
        <w:top w:val="none" w:sz="0" w:space="0" w:color="auto"/>
        <w:left w:val="none" w:sz="0" w:space="0" w:color="auto"/>
        <w:bottom w:val="none" w:sz="0" w:space="0" w:color="auto"/>
        <w:right w:val="none" w:sz="0" w:space="0" w:color="auto"/>
      </w:divBdr>
      <w:divsChild>
        <w:div w:id="883063126">
          <w:marLeft w:val="0"/>
          <w:marRight w:val="0"/>
          <w:marTop w:val="0"/>
          <w:marBottom w:val="0"/>
          <w:divBdr>
            <w:top w:val="none" w:sz="0" w:space="0" w:color="auto"/>
            <w:left w:val="none" w:sz="0" w:space="0" w:color="auto"/>
            <w:bottom w:val="none" w:sz="0" w:space="0" w:color="auto"/>
            <w:right w:val="none" w:sz="0" w:space="0" w:color="auto"/>
          </w:divBdr>
          <w:divsChild>
            <w:div w:id="419641584">
              <w:marLeft w:val="0"/>
              <w:marRight w:val="0"/>
              <w:marTop w:val="0"/>
              <w:marBottom w:val="0"/>
              <w:divBdr>
                <w:top w:val="none" w:sz="0" w:space="0" w:color="auto"/>
                <w:left w:val="none" w:sz="0" w:space="0" w:color="auto"/>
                <w:bottom w:val="none" w:sz="0" w:space="0" w:color="auto"/>
                <w:right w:val="none" w:sz="0" w:space="0" w:color="auto"/>
              </w:divBdr>
            </w:div>
            <w:div w:id="1632513343">
              <w:marLeft w:val="0"/>
              <w:marRight w:val="0"/>
              <w:marTop w:val="0"/>
              <w:marBottom w:val="0"/>
              <w:divBdr>
                <w:top w:val="none" w:sz="0" w:space="0" w:color="auto"/>
                <w:left w:val="none" w:sz="0" w:space="0" w:color="auto"/>
                <w:bottom w:val="none" w:sz="0" w:space="0" w:color="auto"/>
                <w:right w:val="none" w:sz="0" w:space="0" w:color="auto"/>
              </w:divBdr>
            </w:div>
            <w:div w:id="1648895284">
              <w:marLeft w:val="0"/>
              <w:marRight w:val="0"/>
              <w:marTop w:val="0"/>
              <w:marBottom w:val="0"/>
              <w:divBdr>
                <w:top w:val="none" w:sz="0" w:space="0" w:color="auto"/>
                <w:left w:val="none" w:sz="0" w:space="0" w:color="auto"/>
                <w:bottom w:val="none" w:sz="0" w:space="0" w:color="auto"/>
                <w:right w:val="none" w:sz="0" w:space="0" w:color="auto"/>
              </w:divBdr>
            </w:div>
            <w:div w:id="1429739366">
              <w:marLeft w:val="0"/>
              <w:marRight w:val="0"/>
              <w:marTop w:val="0"/>
              <w:marBottom w:val="0"/>
              <w:divBdr>
                <w:top w:val="none" w:sz="0" w:space="0" w:color="auto"/>
                <w:left w:val="none" w:sz="0" w:space="0" w:color="auto"/>
                <w:bottom w:val="none" w:sz="0" w:space="0" w:color="auto"/>
                <w:right w:val="none" w:sz="0" w:space="0" w:color="auto"/>
              </w:divBdr>
            </w:div>
            <w:div w:id="6900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636">
      <w:bodyDiv w:val="1"/>
      <w:marLeft w:val="0"/>
      <w:marRight w:val="0"/>
      <w:marTop w:val="0"/>
      <w:marBottom w:val="0"/>
      <w:divBdr>
        <w:top w:val="none" w:sz="0" w:space="0" w:color="auto"/>
        <w:left w:val="none" w:sz="0" w:space="0" w:color="auto"/>
        <w:bottom w:val="none" w:sz="0" w:space="0" w:color="auto"/>
        <w:right w:val="none" w:sz="0" w:space="0" w:color="auto"/>
      </w:divBdr>
    </w:div>
    <w:div w:id="80221279">
      <w:bodyDiv w:val="1"/>
      <w:marLeft w:val="0"/>
      <w:marRight w:val="0"/>
      <w:marTop w:val="0"/>
      <w:marBottom w:val="0"/>
      <w:divBdr>
        <w:top w:val="none" w:sz="0" w:space="0" w:color="auto"/>
        <w:left w:val="none" w:sz="0" w:space="0" w:color="auto"/>
        <w:bottom w:val="none" w:sz="0" w:space="0" w:color="auto"/>
        <w:right w:val="none" w:sz="0" w:space="0" w:color="auto"/>
      </w:divBdr>
    </w:div>
    <w:div w:id="113602563">
      <w:bodyDiv w:val="1"/>
      <w:marLeft w:val="0"/>
      <w:marRight w:val="0"/>
      <w:marTop w:val="0"/>
      <w:marBottom w:val="0"/>
      <w:divBdr>
        <w:top w:val="none" w:sz="0" w:space="0" w:color="auto"/>
        <w:left w:val="none" w:sz="0" w:space="0" w:color="auto"/>
        <w:bottom w:val="none" w:sz="0" w:space="0" w:color="auto"/>
        <w:right w:val="none" w:sz="0" w:space="0" w:color="auto"/>
      </w:divBdr>
    </w:div>
    <w:div w:id="170459725">
      <w:bodyDiv w:val="1"/>
      <w:marLeft w:val="0"/>
      <w:marRight w:val="0"/>
      <w:marTop w:val="0"/>
      <w:marBottom w:val="0"/>
      <w:divBdr>
        <w:top w:val="none" w:sz="0" w:space="0" w:color="auto"/>
        <w:left w:val="none" w:sz="0" w:space="0" w:color="auto"/>
        <w:bottom w:val="none" w:sz="0" w:space="0" w:color="auto"/>
        <w:right w:val="none" w:sz="0" w:space="0" w:color="auto"/>
      </w:divBdr>
      <w:divsChild>
        <w:div w:id="68894051">
          <w:marLeft w:val="0"/>
          <w:marRight w:val="0"/>
          <w:marTop w:val="0"/>
          <w:marBottom w:val="0"/>
          <w:divBdr>
            <w:top w:val="none" w:sz="0" w:space="0" w:color="auto"/>
            <w:left w:val="none" w:sz="0" w:space="0" w:color="auto"/>
            <w:bottom w:val="none" w:sz="0" w:space="0" w:color="auto"/>
            <w:right w:val="none" w:sz="0" w:space="0" w:color="auto"/>
          </w:divBdr>
          <w:divsChild>
            <w:div w:id="1081412714">
              <w:marLeft w:val="0"/>
              <w:marRight w:val="0"/>
              <w:marTop w:val="0"/>
              <w:marBottom w:val="0"/>
              <w:divBdr>
                <w:top w:val="none" w:sz="0" w:space="0" w:color="auto"/>
                <w:left w:val="none" w:sz="0" w:space="0" w:color="auto"/>
                <w:bottom w:val="none" w:sz="0" w:space="0" w:color="auto"/>
                <w:right w:val="none" w:sz="0" w:space="0" w:color="auto"/>
              </w:divBdr>
            </w:div>
            <w:div w:id="11021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0737">
      <w:bodyDiv w:val="1"/>
      <w:marLeft w:val="0"/>
      <w:marRight w:val="0"/>
      <w:marTop w:val="0"/>
      <w:marBottom w:val="0"/>
      <w:divBdr>
        <w:top w:val="none" w:sz="0" w:space="0" w:color="auto"/>
        <w:left w:val="none" w:sz="0" w:space="0" w:color="auto"/>
        <w:bottom w:val="none" w:sz="0" w:space="0" w:color="auto"/>
        <w:right w:val="none" w:sz="0" w:space="0" w:color="auto"/>
      </w:divBdr>
    </w:div>
    <w:div w:id="183447359">
      <w:bodyDiv w:val="1"/>
      <w:marLeft w:val="0"/>
      <w:marRight w:val="0"/>
      <w:marTop w:val="0"/>
      <w:marBottom w:val="0"/>
      <w:divBdr>
        <w:top w:val="none" w:sz="0" w:space="0" w:color="auto"/>
        <w:left w:val="none" w:sz="0" w:space="0" w:color="auto"/>
        <w:bottom w:val="none" w:sz="0" w:space="0" w:color="auto"/>
        <w:right w:val="none" w:sz="0" w:space="0" w:color="auto"/>
      </w:divBdr>
      <w:divsChild>
        <w:div w:id="435756733">
          <w:marLeft w:val="0"/>
          <w:marRight w:val="0"/>
          <w:marTop w:val="0"/>
          <w:marBottom w:val="0"/>
          <w:divBdr>
            <w:top w:val="none" w:sz="0" w:space="0" w:color="auto"/>
            <w:left w:val="none" w:sz="0" w:space="0" w:color="auto"/>
            <w:bottom w:val="none" w:sz="0" w:space="0" w:color="auto"/>
            <w:right w:val="none" w:sz="0" w:space="0" w:color="auto"/>
          </w:divBdr>
          <w:divsChild>
            <w:div w:id="110903021">
              <w:marLeft w:val="0"/>
              <w:marRight w:val="0"/>
              <w:marTop w:val="0"/>
              <w:marBottom w:val="0"/>
              <w:divBdr>
                <w:top w:val="none" w:sz="0" w:space="0" w:color="auto"/>
                <w:left w:val="none" w:sz="0" w:space="0" w:color="auto"/>
                <w:bottom w:val="none" w:sz="0" w:space="0" w:color="auto"/>
                <w:right w:val="none" w:sz="0" w:space="0" w:color="auto"/>
              </w:divBdr>
              <w:divsChild>
                <w:div w:id="402416176">
                  <w:marLeft w:val="0"/>
                  <w:marRight w:val="0"/>
                  <w:marTop w:val="0"/>
                  <w:marBottom w:val="0"/>
                  <w:divBdr>
                    <w:top w:val="none" w:sz="0" w:space="0" w:color="auto"/>
                    <w:left w:val="none" w:sz="0" w:space="0" w:color="auto"/>
                    <w:bottom w:val="none" w:sz="0" w:space="0" w:color="auto"/>
                    <w:right w:val="none" w:sz="0" w:space="0" w:color="auto"/>
                  </w:divBdr>
                  <w:divsChild>
                    <w:div w:id="668212784">
                      <w:marLeft w:val="0"/>
                      <w:marRight w:val="0"/>
                      <w:marTop w:val="0"/>
                      <w:marBottom w:val="0"/>
                      <w:divBdr>
                        <w:top w:val="none" w:sz="0" w:space="0" w:color="auto"/>
                        <w:left w:val="none" w:sz="0" w:space="0" w:color="auto"/>
                        <w:bottom w:val="none" w:sz="0" w:space="0" w:color="auto"/>
                        <w:right w:val="none" w:sz="0" w:space="0" w:color="auto"/>
                      </w:divBdr>
                    </w:div>
                  </w:divsChild>
                </w:div>
                <w:div w:id="190598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92595">
          <w:marLeft w:val="0"/>
          <w:marRight w:val="0"/>
          <w:marTop w:val="0"/>
          <w:marBottom w:val="0"/>
          <w:divBdr>
            <w:top w:val="none" w:sz="0" w:space="0" w:color="auto"/>
            <w:left w:val="none" w:sz="0" w:space="0" w:color="auto"/>
            <w:bottom w:val="none" w:sz="0" w:space="0" w:color="auto"/>
            <w:right w:val="none" w:sz="0" w:space="0" w:color="auto"/>
          </w:divBdr>
          <w:divsChild>
            <w:div w:id="1291984046">
              <w:marLeft w:val="0"/>
              <w:marRight w:val="0"/>
              <w:marTop w:val="0"/>
              <w:marBottom w:val="0"/>
              <w:divBdr>
                <w:top w:val="none" w:sz="0" w:space="0" w:color="auto"/>
                <w:left w:val="none" w:sz="0" w:space="0" w:color="auto"/>
                <w:bottom w:val="none" w:sz="0" w:space="0" w:color="auto"/>
                <w:right w:val="none" w:sz="0" w:space="0" w:color="auto"/>
              </w:divBdr>
            </w:div>
          </w:divsChild>
        </w:div>
        <w:div w:id="1908570662">
          <w:marLeft w:val="0"/>
          <w:marRight w:val="0"/>
          <w:marTop w:val="0"/>
          <w:marBottom w:val="0"/>
          <w:divBdr>
            <w:top w:val="none" w:sz="0" w:space="0" w:color="auto"/>
            <w:left w:val="none" w:sz="0" w:space="0" w:color="auto"/>
            <w:bottom w:val="none" w:sz="0" w:space="0" w:color="auto"/>
            <w:right w:val="none" w:sz="0" w:space="0" w:color="auto"/>
          </w:divBdr>
          <w:divsChild>
            <w:div w:id="17740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6640">
      <w:bodyDiv w:val="1"/>
      <w:marLeft w:val="0"/>
      <w:marRight w:val="0"/>
      <w:marTop w:val="0"/>
      <w:marBottom w:val="0"/>
      <w:divBdr>
        <w:top w:val="none" w:sz="0" w:space="0" w:color="auto"/>
        <w:left w:val="none" w:sz="0" w:space="0" w:color="auto"/>
        <w:bottom w:val="none" w:sz="0" w:space="0" w:color="auto"/>
        <w:right w:val="none" w:sz="0" w:space="0" w:color="auto"/>
      </w:divBdr>
      <w:divsChild>
        <w:div w:id="312492410">
          <w:marLeft w:val="0"/>
          <w:marRight w:val="0"/>
          <w:marTop w:val="0"/>
          <w:marBottom w:val="0"/>
          <w:divBdr>
            <w:top w:val="none" w:sz="0" w:space="0" w:color="auto"/>
            <w:left w:val="none" w:sz="0" w:space="0" w:color="auto"/>
            <w:bottom w:val="none" w:sz="0" w:space="0" w:color="auto"/>
            <w:right w:val="none" w:sz="0" w:space="0" w:color="auto"/>
          </w:divBdr>
          <w:divsChild>
            <w:div w:id="1645430192">
              <w:marLeft w:val="0"/>
              <w:marRight w:val="0"/>
              <w:marTop w:val="0"/>
              <w:marBottom w:val="0"/>
              <w:divBdr>
                <w:top w:val="none" w:sz="0" w:space="0" w:color="auto"/>
                <w:left w:val="none" w:sz="0" w:space="0" w:color="auto"/>
                <w:bottom w:val="none" w:sz="0" w:space="0" w:color="auto"/>
                <w:right w:val="none" w:sz="0" w:space="0" w:color="auto"/>
              </w:divBdr>
            </w:div>
            <w:div w:id="533419790">
              <w:marLeft w:val="0"/>
              <w:marRight w:val="0"/>
              <w:marTop w:val="0"/>
              <w:marBottom w:val="0"/>
              <w:divBdr>
                <w:top w:val="none" w:sz="0" w:space="0" w:color="auto"/>
                <w:left w:val="none" w:sz="0" w:space="0" w:color="auto"/>
                <w:bottom w:val="none" w:sz="0" w:space="0" w:color="auto"/>
                <w:right w:val="none" w:sz="0" w:space="0" w:color="auto"/>
              </w:divBdr>
            </w:div>
            <w:div w:id="1630167692">
              <w:marLeft w:val="0"/>
              <w:marRight w:val="0"/>
              <w:marTop w:val="0"/>
              <w:marBottom w:val="0"/>
              <w:divBdr>
                <w:top w:val="none" w:sz="0" w:space="0" w:color="auto"/>
                <w:left w:val="none" w:sz="0" w:space="0" w:color="auto"/>
                <w:bottom w:val="none" w:sz="0" w:space="0" w:color="auto"/>
                <w:right w:val="none" w:sz="0" w:space="0" w:color="auto"/>
              </w:divBdr>
            </w:div>
            <w:div w:id="996416704">
              <w:marLeft w:val="0"/>
              <w:marRight w:val="0"/>
              <w:marTop w:val="0"/>
              <w:marBottom w:val="0"/>
              <w:divBdr>
                <w:top w:val="none" w:sz="0" w:space="0" w:color="auto"/>
                <w:left w:val="none" w:sz="0" w:space="0" w:color="auto"/>
                <w:bottom w:val="none" w:sz="0" w:space="0" w:color="auto"/>
                <w:right w:val="none" w:sz="0" w:space="0" w:color="auto"/>
              </w:divBdr>
            </w:div>
            <w:div w:id="2140880293">
              <w:marLeft w:val="0"/>
              <w:marRight w:val="0"/>
              <w:marTop w:val="0"/>
              <w:marBottom w:val="0"/>
              <w:divBdr>
                <w:top w:val="none" w:sz="0" w:space="0" w:color="auto"/>
                <w:left w:val="none" w:sz="0" w:space="0" w:color="auto"/>
                <w:bottom w:val="none" w:sz="0" w:space="0" w:color="auto"/>
                <w:right w:val="none" w:sz="0" w:space="0" w:color="auto"/>
              </w:divBdr>
            </w:div>
            <w:div w:id="228737895">
              <w:marLeft w:val="0"/>
              <w:marRight w:val="0"/>
              <w:marTop w:val="0"/>
              <w:marBottom w:val="0"/>
              <w:divBdr>
                <w:top w:val="none" w:sz="0" w:space="0" w:color="auto"/>
                <w:left w:val="none" w:sz="0" w:space="0" w:color="auto"/>
                <w:bottom w:val="none" w:sz="0" w:space="0" w:color="auto"/>
                <w:right w:val="none" w:sz="0" w:space="0" w:color="auto"/>
              </w:divBdr>
            </w:div>
            <w:div w:id="1574391121">
              <w:marLeft w:val="0"/>
              <w:marRight w:val="0"/>
              <w:marTop w:val="0"/>
              <w:marBottom w:val="0"/>
              <w:divBdr>
                <w:top w:val="none" w:sz="0" w:space="0" w:color="auto"/>
                <w:left w:val="none" w:sz="0" w:space="0" w:color="auto"/>
                <w:bottom w:val="none" w:sz="0" w:space="0" w:color="auto"/>
                <w:right w:val="none" w:sz="0" w:space="0" w:color="auto"/>
              </w:divBdr>
            </w:div>
            <w:div w:id="1317300961">
              <w:marLeft w:val="0"/>
              <w:marRight w:val="0"/>
              <w:marTop w:val="0"/>
              <w:marBottom w:val="0"/>
              <w:divBdr>
                <w:top w:val="none" w:sz="0" w:space="0" w:color="auto"/>
                <w:left w:val="none" w:sz="0" w:space="0" w:color="auto"/>
                <w:bottom w:val="none" w:sz="0" w:space="0" w:color="auto"/>
                <w:right w:val="none" w:sz="0" w:space="0" w:color="auto"/>
              </w:divBdr>
            </w:div>
            <w:div w:id="1389380401">
              <w:marLeft w:val="0"/>
              <w:marRight w:val="0"/>
              <w:marTop w:val="0"/>
              <w:marBottom w:val="0"/>
              <w:divBdr>
                <w:top w:val="none" w:sz="0" w:space="0" w:color="auto"/>
                <w:left w:val="none" w:sz="0" w:space="0" w:color="auto"/>
                <w:bottom w:val="none" w:sz="0" w:space="0" w:color="auto"/>
                <w:right w:val="none" w:sz="0" w:space="0" w:color="auto"/>
              </w:divBdr>
            </w:div>
            <w:div w:id="1201167937">
              <w:marLeft w:val="0"/>
              <w:marRight w:val="0"/>
              <w:marTop w:val="0"/>
              <w:marBottom w:val="0"/>
              <w:divBdr>
                <w:top w:val="none" w:sz="0" w:space="0" w:color="auto"/>
                <w:left w:val="none" w:sz="0" w:space="0" w:color="auto"/>
                <w:bottom w:val="none" w:sz="0" w:space="0" w:color="auto"/>
                <w:right w:val="none" w:sz="0" w:space="0" w:color="auto"/>
              </w:divBdr>
            </w:div>
            <w:div w:id="240988454">
              <w:marLeft w:val="0"/>
              <w:marRight w:val="0"/>
              <w:marTop w:val="0"/>
              <w:marBottom w:val="0"/>
              <w:divBdr>
                <w:top w:val="none" w:sz="0" w:space="0" w:color="auto"/>
                <w:left w:val="none" w:sz="0" w:space="0" w:color="auto"/>
                <w:bottom w:val="none" w:sz="0" w:space="0" w:color="auto"/>
                <w:right w:val="none" w:sz="0" w:space="0" w:color="auto"/>
              </w:divBdr>
            </w:div>
            <w:div w:id="580989143">
              <w:marLeft w:val="0"/>
              <w:marRight w:val="0"/>
              <w:marTop w:val="0"/>
              <w:marBottom w:val="0"/>
              <w:divBdr>
                <w:top w:val="none" w:sz="0" w:space="0" w:color="auto"/>
                <w:left w:val="none" w:sz="0" w:space="0" w:color="auto"/>
                <w:bottom w:val="none" w:sz="0" w:space="0" w:color="auto"/>
                <w:right w:val="none" w:sz="0" w:space="0" w:color="auto"/>
              </w:divBdr>
            </w:div>
            <w:div w:id="916942214">
              <w:marLeft w:val="0"/>
              <w:marRight w:val="0"/>
              <w:marTop w:val="0"/>
              <w:marBottom w:val="0"/>
              <w:divBdr>
                <w:top w:val="none" w:sz="0" w:space="0" w:color="auto"/>
                <w:left w:val="none" w:sz="0" w:space="0" w:color="auto"/>
                <w:bottom w:val="none" w:sz="0" w:space="0" w:color="auto"/>
                <w:right w:val="none" w:sz="0" w:space="0" w:color="auto"/>
              </w:divBdr>
            </w:div>
            <w:div w:id="1276866688">
              <w:marLeft w:val="0"/>
              <w:marRight w:val="0"/>
              <w:marTop w:val="0"/>
              <w:marBottom w:val="0"/>
              <w:divBdr>
                <w:top w:val="none" w:sz="0" w:space="0" w:color="auto"/>
                <w:left w:val="none" w:sz="0" w:space="0" w:color="auto"/>
                <w:bottom w:val="none" w:sz="0" w:space="0" w:color="auto"/>
                <w:right w:val="none" w:sz="0" w:space="0" w:color="auto"/>
              </w:divBdr>
            </w:div>
            <w:div w:id="325861730">
              <w:marLeft w:val="0"/>
              <w:marRight w:val="0"/>
              <w:marTop w:val="0"/>
              <w:marBottom w:val="0"/>
              <w:divBdr>
                <w:top w:val="none" w:sz="0" w:space="0" w:color="auto"/>
                <w:left w:val="none" w:sz="0" w:space="0" w:color="auto"/>
                <w:bottom w:val="none" w:sz="0" w:space="0" w:color="auto"/>
                <w:right w:val="none" w:sz="0" w:space="0" w:color="auto"/>
              </w:divBdr>
            </w:div>
            <w:div w:id="1576280982">
              <w:marLeft w:val="0"/>
              <w:marRight w:val="0"/>
              <w:marTop w:val="0"/>
              <w:marBottom w:val="0"/>
              <w:divBdr>
                <w:top w:val="none" w:sz="0" w:space="0" w:color="auto"/>
                <w:left w:val="none" w:sz="0" w:space="0" w:color="auto"/>
                <w:bottom w:val="none" w:sz="0" w:space="0" w:color="auto"/>
                <w:right w:val="none" w:sz="0" w:space="0" w:color="auto"/>
              </w:divBdr>
            </w:div>
            <w:div w:id="1138959289">
              <w:marLeft w:val="0"/>
              <w:marRight w:val="0"/>
              <w:marTop w:val="0"/>
              <w:marBottom w:val="0"/>
              <w:divBdr>
                <w:top w:val="none" w:sz="0" w:space="0" w:color="auto"/>
                <w:left w:val="none" w:sz="0" w:space="0" w:color="auto"/>
                <w:bottom w:val="none" w:sz="0" w:space="0" w:color="auto"/>
                <w:right w:val="none" w:sz="0" w:space="0" w:color="auto"/>
              </w:divBdr>
            </w:div>
            <w:div w:id="34161849">
              <w:marLeft w:val="0"/>
              <w:marRight w:val="0"/>
              <w:marTop w:val="0"/>
              <w:marBottom w:val="0"/>
              <w:divBdr>
                <w:top w:val="none" w:sz="0" w:space="0" w:color="auto"/>
                <w:left w:val="none" w:sz="0" w:space="0" w:color="auto"/>
                <w:bottom w:val="none" w:sz="0" w:space="0" w:color="auto"/>
                <w:right w:val="none" w:sz="0" w:space="0" w:color="auto"/>
              </w:divBdr>
            </w:div>
            <w:div w:id="13000352">
              <w:marLeft w:val="0"/>
              <w:marRight w:val="0"/>
              <w:marTop w:val="0"/>
              <w:marBottom w:val="0"/>
              <w:divBdr>
                <w:top w:val="none" w:sz="0" w:space="0" w:color="auto"/>
                <w:left w:val="none" w:sz="0" w:space="0" w:color="auto"/>
                <w:bottom w:val="none" w:sz="0" w:space="0" w:color="auto"/>
                <w:right w:val="none" w:sz="0" w:space="0" w:color="auto"/>
              </w:divBdr>
            </w:div>
            <w:div w:id="1328049841">
              <w:marLeft w:val="0"/>
              <w:marRight w:val="0"/>
              <w:marTop w:val="0"/>
              <w:marBottom w:val="0"/>
              <w:divBdr>
                <w:top w:val="none" w:sz="0" w:space="0" w:color="auto"/>
                <w:left w:val="none" w:sz="0" w:space="0" w:color="auto"/>
                <w:bottom w:val="none" w:sz="0" w:space="0" w:color="auto"/>
                <w:right w:val="none" w:sz="0" w:space="0" w:color="auto"/>
              </w:divBdr>
            </w:div>
            <w:div w:id="653681647">
              <w:marLeft w:val="0"/>
              <w:marRight w:val="0"/>
              <w:marTop w:val="0"/>
              <w:marBottom w:val="0"/>
              <w:divBdr>
                <w:top w:val="none" w:sz="0" w:space="0" w:color="auto"/>
                <w:left w:val="none" w:sz="0" w:space="0" w:color="auto"/>
                <w:bottom w:val="none" w:sz="0" w:space="0" w:color="auto"/>
                <w:right w:val="none" w:sz="0" w:space="0" w:color="auto"/>
              </w:divBdr>
            </w:div>
            <w:div w:id="1712025508">
              <w:marLeft w:val="0"/>
              <w:marRight w:val="0"/>
              <w:marTop w:val="0"/>
              <w:marBottom w:val="0"/>
              <w:divBdr>
                <w:top w:val="none" w:sz="0" w:space="0" w:color="auto"/>
                <w:left w:val="none" w:sz="0" w:space="0" w:color="auto"/>
                <w:bottom w:val="none" w:sz="0" w:space="0" w:color="auto"/>
                <w:right w:val="none" w:sz="0" w:space="0" w:color="auto"/>
              </w:divBdr>
            </w:div>
            <w:div w:id="20402172">
              <w:marLeft w:val="0"/>
              <w:marRight w:val="0"/>
              <w:marTop w:val="0"/>
              <w:marBottom w:val="0"/>
              <w:divBdr>
                <w:top w:val="none" w:sz="0" w:space="0" w:color="auto"/>
                <w:left w:val="none" w:sz="0" w:space="0" w:color="auto"/>
                <w:bottom w:val="none" w:sz="0" w:space="0" w:color="auto"/>
                <w:right w:val="none" w:sz="0" w:space="0" w:color="auto"/>
              </w:divBdr>
            </w:div>
            <w:div w:id="1508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5141">
      <w:bodyDiv w:val="1"/>
      <w:marLeft w:val="0"/>
      <w:marRight w:val="0"/>
      <w:marTop w:val="0"/>
      <w:marBottom w:val="0"/>
      <w:divBdr>
        <w:top w:val="none" w:sz="0" w:space="0" w:color="auto"/>
        <w:left w:val="none" w:sz="0" w:space="0" w:color="auto"/>
        <w:bottom w:val="none" w:sz="0" w:space="0" w:color="auto"/>
        <w:right w:val="none" w:sz="0" w:space="0" w:color="auto"/>
      </w:divBdr>
      <w:divsChild>
        <w:div w:id="1863281859">
          <w:marLeft w:val="0"/>
          <w:marRight w:val="0"/>
          <w:marTop w:val="0"/>
          <w:marBottom w:val="0"/>
          <w:divBdr>
            <w:top w:val="none" w:sz="0" w:space="0" w:color="auto"/>
            <w:left w:val="none" w:sz="0" w:space="0" w:color="auto"/>
            <w:bottom w:val="none" w:sz="0" w:space="0" w:color="auto"/>
            <w:right w:val="none" w:sz="0" w:space="0" w:color="auto"/>
          </w:divBdr>
          <w:divsChild>
            <w:div w:id="1700932032">
              <w:marLeft w:val="0"/>
              <w:marRight w:val="0"/>
              <w:marTop w:val="0"/>
              <w:marBottom w:val="0"/>
              <w:divBdr>
                <w:top w:val="none" w:sz="0" w:space="0" w:color="auto"/>
                <w:left w:val="none" w:sz="0" w:space="0" w:color="auto"/>
                <w:bottom w:val="none" w:sz="0" w:space="0" w:color="auto"/>
                <w:right w:val="none" w:sz="0" w:space="0" w:color="auto"/>
              </w:divBdr>
            </w:div>
            <w:div w:id="1281571800">
              <w:marLeft w:val="0"/>
              <w:marRight w:val="0"/>
              <w:marTop w:val="0"/>
              <w:marBottom w:val="0"/>
              <w:divBdr>
                <w:top w:val="none" w:sz="0" w:space="0" w:color="auto"/>
                <w:left w:val="none" w:sz="0" w:space="0" w:color="auto"/>
                <w:bottom w:val="none" w:sz="0" w:space="0" w:color="auto"/>
                <w:right w:val="none" w:sz="0" w:space="0" w:color="auto"/>
              </w:divBdr>
            </w:div>
            <w:div w:id="1739284840">
              <w:marLeft w:val="0"/>
              <w:marRight w:val="0"/>
              <w:marTop w:val="0"/>
              <w:marBottom w:val="0"/>
              <w:divBdr>
                <w:top w:val="none" w:sz="0" w:space="0" w:color="auto"/>
                <w:left w:val="none" w:sz="0" w:space="0" w:color="auto"/>
                <w:bottom w:val="none" w:sz="0" w:space="0" w:color="auto"/>
                <w:right w:val="none" w:sz="0" w:space="0" w:color="auto"/>
              </w:divBdr>
            </w:div>
            <w:div w:id="2141727749">
              <w:marLeft w:val="0"/>
              <w:marRight w:val="0"/>
              <w:marTop w:val="0"/>
              <w:marBottom w:val="0"/>
              <w:divBdr>
                <w:top w:val="none" w:sz="0" w:space="0" w:color="auto"/>
                <w:left w:val="none" w:sz="0" w:space="0" w:color="auto"/>
                <w:bottom w:val="none" w:sz="0" w:space="0" w:color="auto"/>
                <w:right w:val="none" w:sz="0" w:space="0" w:color="auto"/>
              </w:divBdr>
            </w:div>
            <w:div w:id="1441028642">
              <w:marLeft w:val="0"/>
              <w:marRight w:val="0"/>
              <w:marTop w:val="0"/>
              <w:marBottom w:val="0"/>
              <w:divBdr>
                <w:top w:val="none" w:sz="0" w:space="0" w:color="auto"/>
                <w:left w:val="none" w:sz="0" w:space="0" w:color="auto"/>
                <w:bottom w:val="none" w:sz="0" w:space="0" w:color="auto"/>
                <w:right w:val="none" w:sz="0" w:space="0" w:color="auto"/>
              </w:divBdr>
            </w:div>
            <w:div w:id="1897933407">
              <w:marLeft w:val="0"/>
              <w:marRight w:val="0"/>
              <w:marTop w:val="0"/>
              <w:marBottom w:val="0"/>
              <w:divBdr>
                <w:top w:val="none" w:sz="0" w:space="0" w:color="auto"/>
                <w:left w:val="none" w:sz="0" w:space="0" w:color="auto"/>
                <w:bottom w:val="none" w:sz="0" w:space="0" w:color="auto"/>
                <w:right w:val="none" w:sz="0" w:space="0" w:color="auto"/>
              </w:divBdr>
            </w:div>
            <w:div w:id="229464398">
              <w:marLeft w:val="0"/>
              <w:marRight w:val="0"/>
              <w:marTop w:val="0"/>
              <w:marBottom w:val="0"/>
              <w:divBdr>
                <w:top w:val="none" w:sz="0" w:space="0" w:color="auto"/>
                <w:left w:val="none" w:sz="0" w:space="0" w:color="auto"/>
                <w:bottom w:val="none" w:sz="0" w:space="0" w:color="auto"/>
                <w:right w:val="none" w:sz="0" w:space="0" w:color="auto"/>
              </w:divBdr>
            </w:div>
            <w:div w:id="362248177">
              <w:marLeft w:val="0"/>
              <w:marRight w:val="0"/>
              <w:marTop w:val="0"/>
              <w:marBottom w:val="0"/>
              <w:divBdr>
                <w:top w:val="none" w:sz="0" w:space="0" w:color="auto"/>
                <w:left w:val="none" w:sz="0" w:space="0" w:color="auto"/>
                <w:bottom w:val="none" w:sz="0" w:space="0" w:color="auto"/>
                <w:right w:val="none" w:sz="0" w:space="0" w:color="auto"/>
              </w:divBdr>
            </w:div>
            <w:div w:id="3052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2192">
      <w:bodyDiv w:val="1"/>
      <w:marLeft w:val="0"/>
      <w:marRight w:val="0"/>
      <w:marTop w:val="0"/>
      <w:marBottom w:val="0"/>
      <w:divBdr>
        <w:top w:val="none" w:sz="0" w:space="0" w:color="auto"/>
        <w:left w:val="none" w:sz="0" w:space="0" w:color="auto"/>
        <w:bottom w:val="none" w:sz="0" w:space="0" w:color="auto"/>
        <w:right w:val="none" w:sz="0" w:space="0" w:color="auto"/>
      </w:divBdr>
    </w:div>
    <w:div w:id="354697877">
      <w:bodyDiv w:val="1"/>
      <w:marLeft w:val="0"/>
      <w:marRight w:val="0"/>
      <w:marTop w:val="0"/>
      <w:marBottom w:val="0"/>
      <w:divBdr>
        <w:top w:val="none" w:sz="0" w:space="0" w:color="auto"/>
        <w:left w:val="none" w:sz="0" w:space="0" w:color="auto"/>
        <w:bottom w:val="none" w:sz="0" w:space="0" w:color="auto"/>
        <w:right w:val="none" w:sz="0" w:space="0" w:color="auto"/>
      </w:divBdr>
      <w:divsChild>
        <w:div w:id="437066541">
          <w:marLeft w:val="0"/>
          <w:marRight w:val="0"/>
          <w:marTop w:val="0"/>
          <w:marBottom w:val="0"/>
          <w:divBdr>
            <w:top w:val="none" w:sz="0" w:space="0" w:color="auto"/>
            <w:left w:val="none" w:sz="0" w:space="0" w:color="auto"/>
            <w:bottom w:val="none" w:sz="0" w:space="0" w:color="auto"/>
            <w:right w:val="none" w:sz="0" w:space="0" w:color="auto"/>
          </w:divBdr>
          <w:divsChild>
            <w:div w:id="881557342">
              <w:marLeft w:val="0"/>
              <w:marRight w:val="0"/>
              <w:marTop w:val="0"/>
              <w:marBottom w:val="0"/>
              <w:divBdr>
                <w:top w:val="none" w:sz="0" w:space="0" w:color="auto"/>
                <w:left w:val="none" w:sz="0" w:space="0" w:color="auto"/>
                <w:bottom w:val="none" w:sz="0" w:space="0" w:color="auto"/>
                <w:right w:val="none" w:sz="0" w:space="0" w:color="auto"/>
              </w:divBdr>
            </w:div>
            <w:div w:id="1745254755">
              <w:marLeft w:val="0"/>
              <w:marRight w:val="0"/>
              <w:marTop w:val="0"/>
              <w:marBottom w:val="0"/>
              <w:divBdr>
                <w:top w:val="none" w:sz="0" w:space="0" w:color="auto"/>
                <w:left w:val="none" w:sz="0" w:space="0" w:color="auto"/>
                <w:bottom w:val="none" w:sz="0" w:space="0" w:color="auto"/>
                <w:right w:val="none" w:sz="0" w:space="0" w:color="auto"/>
              </w:divBdr>
            </w:div>
            <w:div w:id="1965693828">
              <w:marLeft w:val="0"/>
              <w:marRight w:val="0"/>
              <w:marTop w:val="0"/>
              <w:marBottom w:val="0"/>
              <w:divBdr>
                <w:top w:val="none" w:sz="0" w:space="0" w:color="auto"/>
                <w:left w:val="none" w:sz="0" w:space="0" w:color="auto"/>
                <w:bottom w:val="none" w:sz="0" w:space="0" w:color="auto"/>
                <w:right w:val="none" w:sz="0" w:space="0" w:color="auto"/>
              </w:divBdr>
            </w:div>
            <w:div w:id="825898180">
              <w:marLeft w:val="0"/>
              <w:marRight w:val="0"/>
              <w:marTop w:val="0"/>
              <w:marBottom w:val="0"/>
              <w:divBdr>
                <w:top w:val="none" w:sz="0" w:space="0" w:color="auto"/>
                <w:left w:val="none" w:sz="0" w:space="0" w:color="auto"/>
                <w:bottom w:val="none" w:sz="0" w:space="0" w:color="auto"/>
                <w:right w:val="none" w:sz="0" w:space="0" w:color="auto"/>
              </w:divBdr>
            </w:div>
            <w:div w:id="1801457145">
              <w:marLeft w:val="0"/>
              <w:marRight w:val="0"/>
              <w:marTop w:val="0"/>
              <w:marBottom w:val="0"/>
              <w:divBdr>
                <w:top w:val="none" w:sz="0" w:space="0" w:color="auto"/>
                <w:left w:val="none" w:sz="0" w:space="0" w:color="auto"/>
                <w:bottom w:val="none" w:sz="0" w:space="0" w:color="auto"/>
                <w:right w:val="none" w:sz="0" w:space="0" w:color="auto"/>
              </w:divBdr>
            </w:div>
            <w:div w:id="636881172">
              <w:marLeft w:val="0"/>
              <w:marRight w:val="0"/>
              <w:marTop w:val="0"/>
              <w:marBottom w:val="0"/>
              <w:divBdr>
                <w:top w:val="none" w:sz="0" w:space="0" w:color="auto"/>
                <w:left w:val="none" w:sz="0" w:space="0" w:color="auto"/>
                <w:bottom w:val="none" w:sz="0" w:space="0" w:color="auto"/>
                <w:right w:val="none" w:sz="0" w:space="0" w:color="auto"/>
              </w:divBdr>
            </w:div>
            <w:div w:id="1031682969">
              <w:marLeft w:val="0"/>
              <w:marRight w:val="0"/>
              <w:marTop w:val="0"/>
              <w:marBottom w:val="0"/>
              <w:divBdr>
                <w:top w:val="none" w:sz="0" w:space="0" w:color="auto"/>
                <w:left w:val="none" w:sz="0" w:space="0" w:color="auto"/>
                <w:bottom w:val="none" w:sz="0" w:space="0" w:color="auto"/>
                <w:right w:val="none" w:sz="0" w:space="0" w:color="auto"/>
              </w:divBdr>
            </w:div>
            <w:div w:id="1863324706">
              <w:marLeft w:val="0"/>
              <w:marRight w:val="0"/>
              <w:marTop w:val="0"/>
              <w:marBottom w:val="0"/>
              <w:divBdr>
                <w:top w:val="none" w:sz="0" w:space="0" w:color="auto"/>
                <w:left w:val="none" w:sz="0" w:space="0" w:color="auto"/>
                <w:bottom w:val="none" w:sz="0" w:space="0" w:color="auto"/>
                <w:right w:val="none" w:sz="0" w:space="0" w:color="auto"/>
              </w:divBdr>
            </w:div>
            <w:div w:id="2038583798">
              <w:marLeft w:val="0"/>
              <w:marRight w:val="0"/>
              <w:marTop w:val="0"/>
              <w:marBottom w:val="0"/>
              <w:divBdr>
                <w:top w:val="none" w:sz="0" w:space="0" w:color="auto"/>
                <w:left w:val="none" w:sz="0" w:space="0" w:color="auto"/>
                <w:bottom w:val="none" w:sz="0" w:space="0" w:color="auto"/>
                <w:right w:val="none" w:sz="0" w:space="0" w:color="auto"/>
              </w:divBdr>
            </w:div>
            <w:div w:id="1779520796">
              <w:marLeft w:val="0"/>
              <w:marRight w:val="0"/>
              <w:marTop w:val="0"/>
              <w:marBottom w:val="0"/>
              <w:divBdr>
                <w:top w:val="none" w:sz="0" w:space="0" w:color="auto"/>
                <w:left w:val="none" w:sz="0" w:space="0" w:color="auto"/>
                <w:bottom w:val="none" w:sz="0" w:space="0" w:color="auto"/>
                <w:right w:val="none" w:sz="0" w:space="0" w:color="auto"/>
              </w:divBdr>
            </w:div>
            <w:div w:id="906838281">
              <w:marLeft w:val="0"/>
              <w:marRight w:val="0"/>
              <w:marTop w:val="0"/>
              <w:marBottom w:val="0"/>
              <w:divBdr>
                <w:top w:val="none" w:sz="0" w:space="0" w:color="auto"/>
                <w:left w:val="none" w:sz="0" w:space="0" w:color="auto"/>
                <w:bottom w:val="none" w:sz="0" w:space="0" w:color="auto"/>
                <w:right w:val="none" w:sz="0" w:space="0" w:color="auto"/>
              </w:divBdr>
            </w:div>
            <w:div w:id="298076372">
              <w:marLeft w:val="0"/>
              <w:marRight w:val="0"/>
              <w:marTop w:val="0"/>
              <w:marBottom w:val="0"/>
              <w:divBdr>
                <w:top w:val="none" w:sz="0" w:space="0" w:color="auto"/>
                <w:left w:val="none" w:sz="0" w:space="0" w:color="auto"/>
                <w:bottom w:val="none" w:sz="0" w:space="0" w:color="auto"/>
                <w:right w:val="none" w:sz="0" w:space="0" w:color="auto"/>
              </w:divBdr>
            </w:div>
            <w:div w:id="353385885">
              <w:marLeft w:val="0"/>
              <w:marRight w:val="0"/>
              <w:marTop w:val="0"/>
              <w:marBottom w:val="0"/>
              <w:divBdr>
                <w:top w:val="none" w:sz="0" w:space="0" w:color="auto"/>
                <w:left w:val="none" w:sz="0" w:space="0" w:color="auto"/>
                <w:bottom w:val="none" w:sz="0" w:space="0" w:color="auto"/>
                <w:right w:val="none" w:sz="0" w:space="0" w:color="auto"/>
              </w:divBdr>
            </w:div>
            <w:div w:id="1084645684">
              <w:marLeft w:val="0"/>
              <w:marRight w:val="0"/>
              <w:marTop w:val="0"/>
              <w:marBottom w:val="0"/>
              <w:divBdr>
                <w:top w:val="none" w:sz="0" w:space="0" w:color="auto"/>
                <w:left w:val="none" w:sz="0" w:space="0" w:color="auto"/>
                <w:bottom w:val="none" w:sz="0" w:space="0" w:color="auto"/>
                <w:right w:val="none" w:sz="0" w:space="0" w:color="auto"/>
              </w:divBdr>
            </w:div>
            <w:div w:id="759644723">
              <w:marLeft w:val="0"/>
              <w:marRight w:val="0"/>
              <w:marTop w:val="0"/>
              <w:marBottom w:val="0"/>
              <w:divBdr>
                <w:top w:val="none" w:sz="0" w:space="0" w:color="auto"/>
                <w:left w:val="none" w:sz="0" w:space="0" w:color="auto"/>
                <w:bottom w:val="none" w:sz="0" w:space="0" w:color="auto"/>
                <w:right w:val="none" w:sz="0" w:space="0" w:color="auto"/>
              </w:divBdr>
            </w:div>
            <w:div w:id="949044082">
              <w:marLeft w:val="0"/>
              <w:marRight w:val="0"/>
              <w:marTop w:val="0"/>
              <w:marBottom w:val="0"/>
              <w:divBdr>
                <w:top w:val="none" w:sz="0" w:space="0" w:color="auto"/>
                <w:left w:val="none" w:sz="0" w:space="0" w:color="auto"/>
                <w:bottom w:val="none" w:sz="0" w:space="0" w:color="auto"/>
                <w:right w:val="none" w:sz="0" w:space="0" w:color="auto"/>
              </w:divBdr>
            </w:div>
            <w:div w:id="2059353443">
              <w:marLeft w:val="0"/>
              <w:marRight w:val="0"/>
              <w:marTop w:val="0"/>
              <w:marBottom w:val="0"/>
              <w:divBdr>
                <w:top w:val="none" w:sz="0" w:space="0" w:color="auto"/>
                <w:left w:val="none" w:sz="0" w:space="0" w:color="auto"/>
                <w:bottom w:val="none" w:sz="0" w:space="0" w:color="auto"/>
                <w:right w:val="none" w:sz="0" w:space="0" w:color="auto"/>
              </w:divBdr>
            </w:div>
            <w:div w:id="437333472">
              <w:marLeft w:val="0"/>
              <w:marRight w:val="0"/>
              <w:marTop w:val="0"/>
              <w:marBottom w:val="0"/>
              <w:divBdr>
                <w:top w:val="none" w:sz="0" w:space="0" w:color="auto"/>
                <w:left w:val="none" w:sz="0" w:space="0" w:color="auto"/>
                <w:bottom w:val="none" w:sz="0" w:space="0" w:color="auto"/>
                <w:right w:val="none" w:sz="0" w:space="0" w:color="auto"/>
              </w:divBdr>
            </w:div>
            <w:div w:id="2074964720">
              <w:marLeft w:val="0"/>
              <w:marRight w:val="0"/>
              <w:marTop w:val="0"/>
              <w:marBottom w:val="0"/>
              <w:divBdr>
                <w:top w:val="none" w:sz="0" w:space="0" w:color="auto"/>
                <w:left w:val="none" w:sz="0" w:space="0" w:color="auto"/>
                <w:bottom w:val="none" w:sz="0" w:space="0" w:color="auto"/>
                <w:right w:val="none" w:sz="0" w:space="0" w:color="auto"/>
              </w:divBdr>
            </w:div>
            <w:div w:id="95176270">
              <w:marLeft w:val="0"/>
              <w:marRight w:val="0"/>
              <w:marTop w:val="0"/>
              <w:marBottom w:val="0"/>
              <w:divBdr>
                <w:top w:val="none" w:sz="0" w:space="0" w:color="auto"/>
                <w:left w:val="none" w:sz="0" w:space="0" w:color="auto"/>
                <w:bottom w:val="none" w:sz="0" w:space="0" w:color="auto"/>
                <w:right w:val="none" w:sz="0" w:space="0" w:color="auto"/>
              </w:divBdr>
            </w:div>
            <w:div w:id="1249118393">
              <w:marLeft w:val="0"/>
              <w:marRight w:val="0"/>
              <w:marTop w:val="0"/>
              <w:marBottom w:val="0"/>
              <w:divBdr>
                <w:top w:val="none" w:sz="0" w:space="0" w:color="auto"/>
                <w:left w:val="none" w:sz="0" w:space="0" w:color="auto"/>
                <w:bottom w:val="none" w:sz="0" w:space="0" w:color="auto"/>
                <w:right w:val="none" w:sz="0" w:space="0" w:color="auto"/>
              </w:divBdr>
            </w:div>
            <w:div w:id="1008216449">
              <w:marLeft w:val="0"/>
              <w:marRight w:val="0"/>
              <w:marTop w:val="0"/>
              <w:marBottom w:val="0"/>
              <w:divBdr>
                <w:top w:val="none" w:sz="0" w:space="0" w:color="auto"/>
                <w:left w:val="none" w:sz="0" w:space="0" w:color="auto"/>
                <w:bottom w:val="none" w:sz="0" w:space="0" w:color="auto"/>
                <w:right w:val="none" w:sz="0" w:space="0" w:color="auto"/>
              </w:divBdr>
            </w:div>
            <w:div w:id="1490244695">
              <w:marLeft w:val="0"/>
              <w:marRight w:val="0"/>
              <w:marTop w:val="0"/>
              <w:marBottom w:val="0"/>
              <w:divBdr>
                <w:top w:val="none" w:sz="0" w:space="0" w:color="auto"/>
                <w:left w:val="none" w:sz="0" w:space="0" w:color="auto"/>
                <w:bottom w:val="none" w:sz="0" w:space="0" w:color="auto"/>
                <w:right w:val="none" w:sz="0" w:space="0" w:color="auto"/>
              </w:divBdr>
            </w:div>
            <w:div w:id="6551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6264">
      <w:bodyDiv w:val="1"/>
      <w:marLeft w:val="0"/>
      <w:marRight w:val="0"/>
      <w:marTop w:val="0"/>
      <w:marBottom w:val="0"/>
      <w:divBdr>
        <w:top w:val="none" w:sz="0" w:space="0" w:color="auto"/>
        <w:left w:val="none" w:sz="0" w:space="0" w:color="auto"/>
        <w:bottom w:val="none" w:sz="0" w:space="0" w:color="auto"/>
        <w:right w:val="none" w:sz="0" w:space="0" w:color="auto"/>
      </w:divBdr>
      <w:divsChild>
        <w:div w:id="267935297">
          <w:marLeft w:val="0"/>
          <w:marRight w:val="0"/>
          <w:marTop w:val="0"/>
          <w:marBottom w:val="0"/>
          <w:divBdr>
            <w:top w:val="none" w:sz="0" w:space="0" w:color="auto"/>
            <w:left w:val="none" w:sz="0" w:space="0" w:color="auto"/>
            <w:bottom w:val="none" w:sz="0" w:space="0" w:color="auto"/>
            <w:right w:val="none" w:sz="0" w:space="0" w:color="auto"/>
          </w:divBdr>
          <w:divsChild>
            <w:div w:id="445544954">
              <w:marLeft w:val="0"/>
              <w:marRight w:val="0"/>
              <w:marTop w:val="0"/>
              <w:marBottom w:val="0"/>
              <w:divBdr>
                <w:top w:val="none" w:sz="0" w:space="0" w:color="auto"/>
                <w:left w:val="none" w:sz="0" w:space="0" w:color="auto"/>
                <w:bottom w:val="none" w:sz="0" w:space="0" w:color="auto"/>
                <w:right w:val="none" w:sz="0" w:space="0" w:color="auto"/>
              </w:divBdr>
            </w:div>
            <w:div w:id="550115139">
              <w:marLeft w:val="0"/>
              <w:marRight w:val="0"/>
              <w:marTop w:val="0"/>
              <w:marBottom w:val="0"/>
              <w:divBdr>
                <w:top w:val="none" w:sz="0" w:space="0" w:color="auto"/>
                <w:left w:val="none" w:sz="0" w:space="0" w:color="auto"/>
                <w:bottom w:val="none" w:sz="0" w:space="0" w:color="auto"/>
                <w:right w:val="none" w:sz="0" w:space="0" w:color="auto"/>
              </w:divBdr>
            </w:div>
            <w:div w:id="1780640515">
              <w:marLeft w:val="0"/>
              <w:marRight w:val="0"/>
              <w:marTop w:val="0"/>
              <w:marBottom w:val="0"/>
              <w:divBdr>
                <w:top w:val="none" w:sz="0" w:space="0" w:color="auto"/>
                <w:left w:val="none" w:sz="0" w:space="0" w:color="auto"/>
                <w:bottom w:val="none" w:sz="0" w:space="0" w:color="auto"/>
                <w:right w:val="none" w:sz="0" w:space="0" w:color="auto"/>
              </w:divBdr>
            </w:div>
            <w:div w:id="1861429809">
              <w:marLeft w:val="0"/>
              <w:marRight w:val="0"/>
              <w:marTop w:val="0"/>
              <w:marBottom w:val="0"/>
              <w:divBdr>
                <w:top w:val="none" w:sz="0" w:space="0" w:color="auto"/>
                <w:left w:val="none" w:sz="0" w:space="0" w:color="auto"/>
                <w:bottom w:val="none" w:sz="0" w:space="0" w:color="auto"/>
                <w:right w:val="none" w:sz="0" w:space="0" w:color="auto"/>
              </w:divBdr>
            </w:div>
            <w:div w:id="1043410840">
              <w:marLeft w:val="0"/>
              <w:marRight w:val="0"/>
              <w:marTop w:val="0"/>
              <w:marBottom w:val="0"/>
              <w:divBdr>
                <w:top w:val="none" w:sz="0" w:space="0" w:color="auto"/>
                <w:left w:val="none" w:sz="0" w:space="0" w:color="auto"/>
                <w:bottom w:val="none" w:sz="0" w:space="0" w:color="auto"/>
                <w:right w:val="none" w:sz="0" w:space="0" w:color="auto"/>
              </w:divBdr>
            </w:div>
            <w:div w:id="1835603530">
              <w:marLeft w:val="0"/>
              <w:marRight w:val="0"/>
              <w:marTop w:val="0"/>
              <w:marBottom w:val="0"/>
              <w:divBdr>
                <w:top w:val="none" w:sz="0" w:space="0" w:color="auto"/>
                <w:left w:val="none" w:sz="0" w:space="0" w:color="auto"/>
                <w:bottom w:val="none" w:sz="0" w:space="0" w:color="auto"/>
                <w:right w:val="none" w:sz="0" w:space="0" w:color="auto"/>
              </w:divBdr>
            </w:div>
            <w:div w:id="708649305">
              <w:marLeft w:val="0"/>
              <w:marRight w:val="0"/>
              <w:marTop w:val="0"/>
              <w:marBottom w:val="0"/>
              <w:divBdr>
                <w:top w:val="none" w:sz="0" w:space="0" w:color="auto"/>
                <w:left w:val="none" w:sz="0" w:space="0" w:color="auto"/>
                <w:bottom w:val="none" w:sz="0" w:space="0" w:color="auto"/>
                <w:right w:val="none" w:sz="0" w:space="0" w:color="auto"/>
              </w:divBdr>
            </w:div>
            <w:div w:id="1638336227">
              <w:marLeft w:val="0"/>
              <w:marRight w:val="0"/>
              <w:marTop w:val="0"/>
              <w:marBottom w:val="0"/>
              <w:divBdr>
                <w:top w:val="none" w:sz="0" w:space="0" w:color="auto"/>
                <w:left w:val="none" w:sz="0" w:space="0" w:color="auto"/>
                <w:bottom w:val="none" w:sz="0" w:space="0" w:color="auto"/>
                <w:right w:val="none" w:sz="0" w:space="0" w:color="auto"/>
              </w:divBdr>
            </w:div>
            <w:div w:id="1026566103">
              <w:marLeft w:val="0"/>
              <w:marRight w:val="0"/>
              <w:marTop w:val="0"/>
              <w:marBottom w:val="0"/>
              <w:divBdr>
                <w:top w:val="none" w:sz="0" w:space="0" w:color="auto"/>
                <w:left w:val="none" w:sz="0" w:space="0" w:color="auto"/>
                <w:bottom w:val="none" w:sz="0" w:space="0" w:color="auto"/>
                <w:right w:val="none" w:sz="0" w:space="0" w:color="auto"/>
              </w:divBdr>
            </w:div>
            <w:div w:id="1799837612">
              <w:marLeft w:val="0"/>
              <w:marRight w:val="0"/>
              <w:marTop w:val="0"/>
              <w:marBottom w:val="0"/>
              <w:divBdr>
                <w:top w:val="none" w:sz="0" w:space="0" w:color="auto"/>
                <w:left w:val="none" w:sz="0" w:space="0" w:color="auto"/>
                <w:bottom w:val="none" w:sz="0" w:space="0" w:color="auto"/>
                <w:right w:val="none" w:sz="0" w:space="0" w:color="auto"/>
              </w:divBdr>
            </w:div>
            <w:div w:id="2086998290">
              <w:marLeft w:val="0"/>
              <w:marRight w:val="0"/>
              <w:marTop w:val="0"/>
              <w:marBottom w:val="0"/>
              <w:divBdr>
                <w:top w:val="none" w:sz="0" w:space="0" w:color="auto"/>
                <w:left w:val="none" w:sz="0" w:space="0" w:color="auto"/>
                <w:bottom w:val="none" w:sz="0" w:space="0" w:color="auto"/>
                <w:right w:val="none" w:sz="0" w:space="0" w:color="auto"/>
              </w:divBdr>
            </w:div>
            <w:div w:id="176036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8011">
      <w:bodyDiv w:val="1"/>
      <w:marLeft w:val="0"/>
      <w:marRight w:val="0"/>
      <w:marTop w:val="0"/>
      <w:marBottom w:val="0"/>
      <w:divBdr>
        <w:top w:val="none" w:sz="0" w:space="0" w:color="auto"/>
        <w:left w:val="none" w:sz="0" w:space="0" w:color="auto"/>
        <w:bottom w:val="none" w:sz="0" w:space="0" w:color="auto"/>
        <w:right w:val="none" w:sz="0" w:space="0" w:color="auto"/>
      </w:divBdr>
      <w:divsChild>
        <w:div w:id="1374186921">
          <w:marLeft w:val="0"/>
          <w:marRight w:val="0"/>
          <w:marTop w:val="0"/>
          <w:marBottom w:val="0"/>
          <w:divBdr>
            <w:top w:val="none" w:sz="0" w:space="0" w:color="auto"/>
            <w:left w:val="none" w:sz="0" w:space="0" w:color="auto"/>
            <w:bottom w:val="none" w:sz="0" w:space="0" w:color="auto"/>
            <w:right w:val="none" w:sz="0" w:space="0" w:color="auto"/>
          </w:divBdr>
          <w:divsChild>
            <w:div w:id="1554660626">
              <w:marLeft w:val="0"/>
              <w:marRight w:val="0"/>
              <w:marTop w:val="0"/>
              <w:marBottom w:val="0"/>
              <w:divBdr>
                <w:top w:val="none" w:sz="0" w:space="0" w:color="auto"/>
                <w:left w:val="none" w:sz="0" w:space="0" w:color="auto"/>
                <w:bottom w:val="none" w:sz="0" w:space="0" w:color="auto"/>
                <w:right w:val="none" w:sz="0" w:space="0" w:color="auto"/>
              </w:divBdr>
            </w:div>
            <w:div w:id="17252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0900">
      <w:bodyDiv w:val="1"/>
      <w:marLeft w:val="0"/>
      <w:marRight w:val="0"/>
      <w:marTop w:val="0"/>
      <w:marBottom w:val="0"/>
      <w:divBdr>
        <w:top w:val="none" w:sz="0" w:space="0" w:color="auto"/>
        <w:left w:val="none" w:sz="0" w:space="0" w:color="auto"/>
        <w:bottom w:val="none" w:sz="0" w:space="0" w:color="auto"/>
        <w:right w:val="none" w:sz="0" w:space="0" w:color="auto"/>
      </w:divBdr>
      <w:divsChild>
        <w:div w:id="1293290094">
          <w:marLeft w:val="0"/>
          <w:marRight w:val="0"/>
          <w:marTop w:val="0"/>
          <w:marBottom w:val="0"/>
          <w:divBdr>
            <w:top w:val="none" w:sz="0" w:space="0" w:color="auto"/>
            <w:left w:val="none" w:sz="0" w:space="0" w:color="auto"/>
            <w:bottom w:val="none" w:sz="0" w:space="0" w:color="auto"/>
            <w:right w:val="none" w:sz="0" w:space="0" w:color="auto"/>
          </w:divBdr>
          <w:divsChild>
            <w:div w:id="19887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9004">
      <w:bodyDiv w:val="1"/>
      <w:marLeft w:val="0"/>
      <w:marRight w:val="0"/>
      <w:marTop w:val="0"/>
      <w:marBottom w:val="0"/>
      <w:divBdr>
        <w:top w:val="none" w:sz="0" w:space="0" w:color="auto"/>
        <w:left w:val="none" w:sz="0" w:space="0" w:color="auto"/>
        <w:bottom w:val="none" w:sz="0" w:space="0" w:color="auto"/>
        <w:right w:val="none" w:sz="0" w:space="0" w:color="auto"/>
      </w:divBdr>
    </w:div>
    <w:div w:id="674302307">
      <w:bodyDiv w:val="1"/>
      <w:marLeft w:val="0"/>
      <w:marRight w:val="0"/>
      <w:marTop w:val="0"/>
      <w:marBottom w:val="0"/>
      <w:divBdr>
        <w:top w:val="none" w:sz="0" w:space="0" w:color="auto"/>
        <w:left w:val="none" w:sz="0" w:space="0" w:color="auto"/>
        <w:bottom w:val="none" w:sz="0" w:space="0" w:color="auto"/>
        <w:right w:val="none" w:sz="0" w:space="0" w:color="auto"/>
      </w:divBdr>
      <w:divsChild>
        <w:div w:id="1324816191">
          <w:marLeft w:val="0"/>
          <w:marRight w:val="0"/>
          <w:marTop w:val="0"/>
          <w:marBottom w:val="0"/>
          <w:divBdr>
            <w:top w:val="none" w:sz="0" w:space="0" w:color="auto"/>
            <w:left w:val="none" w:sz="0" w:space="0" w:color="auto"/>
            <w:bottom w:val="none" w:sz="0" w:space="0" w:color="auto"/>
            <w:right w:val="none" w:sz="0" w:space="0" w:color="auto"/>
          </w:divBdr>
        </w:div>
        <w:div w:id="985821249">
          <w:marLeft w:val="0"/>
          <w:marRight w:val="0"/>
          <w:marTop w:val="0"/>
          <w:marBottom w:val="0"/>
          <w:divBdr>
            <w:top w:val="none" w:sz="0" w:space="0" w:color="auto"/>
            <w:left w:val="none" w:sz="0" w:space="0" w:color="auto"/>
            <w:bottom w:val="none" w:sz="0" w:space="0" w:color="auto"/>
            <w:right w:val="none" w:sz="0" w:space="0" w:color="auto"/>
          </w:divBdr>
          <w:divsChild>
            <w:div w:id="622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4786">
      <w:bodyDiv w:val="1"/>
      <w:marLeft w:val="0"/>
      <w:marRight w:val="0"/>
      <w:marTop w:val="0"/>
      <w:marBottom w:val="0"/>
      <w:divBdr>
        <w:top w:val="none" w:sz="0" w:space="0" w:color="auto"/>
        <w:left w:val="none" w:sz="0" w:space="0" w:color="auto"/>
        <w:bottom w:val="none" w:sz="0" w:space="0" w:color="auto"/>
        <w:right w:val="none" w:sz="0" w:space="0" w:color="auto"/>
      </w:divBdr>
    </w:div>
    <w:div w:id="703020119">
      <w:bodyDiv w:val="1"/>
      <w:marLeft w:val="0"/>
      <w:marRight w:val="0"/>
      <w:marTop w:val="0"/>
      <w:marBottom w:val="0"/>
      <w:divBdr>
        <w:top w:val="none" w:sz="0" w:space="0" w:color="auto"/>
        <w:left w:val="none" w:sz="0" w:space="0" w:color="auto"/>
        <w:bottom w:val="none" w:sz="0" w:space="0" w:color="auto"/>
        <w:right w:val="none" w:sz="0" w:space="0" w:color="auto"/>
      </w:divBdr>
      <w:divsChild>
        <w:div w:id="1111390948">
          <w:marLeft w:val="0"/>
          <w:marRight w:val="0"/>
          <w:marTop w:val="0"/>
          <w:marBottom w:val="0"/>
          <w:divBdr>
            <w:top w:val="none" w:sz="0" w:space="0" w:color="auto"/>
            <w:left w:val="none" w:sz="0" w:space="0" w:color="auto"/>
            <w:bottom w:val="none" w:sz="0" w:space="0" w:color="auto"/>
            <w:right w:val="none" w:sz="0" w:space="0" w:color="auto"/>
          </w:divBdr>
          <w:divsChild>
            <w:div w:id="1730372769">
              <w:marLeft w:val="0"/>
              <w:marRight w:val="0"/>
              <w:marTop w:val="0"/>
              <w:marBottom w:val="0"/>
              <w:divBdr>
                <w:top w:val="none" w:sz="0" w:space="0" w:color="auto"/>
                <w:left w:val="none" w:sz="0" w:space="0" w:color="auto"/>
                <w:bottom w:val="none" w:sz="0" w:space="0" w:color="auto"/>
                <w:right w:val="none" w:sz="0" w:space="0" w:color="auto"/>
              </w:divBdr>
            </w:div>
            <w:div w:id="392628618">
              <w:marLeft w:val="0"/>
              <w:marRight w:val="0"/>
              <w:marTop w:val="0"/>
              <w:marBottom w:val="0"/>
              <w:divBdr>
                <w:top w:val="none" w:sz="0" w:space="0" w:color="auto"/>
                <w:left w:val="none" w:sz="0" w:space="0" w:color="auto"/>
                <w:bottom w:val="none" w:sz="0" w:space="0" w:color="auto"/>
                <w:right w:val="none" w:sz="0" w:space="0" w:color="auto"/>
              </w:divBdr>
            </w:div>
            <w:div w:id="1942297304">
              <w:marLeft w:val="0"/>
              <w:marRight w:val="0"/>
              <w:marTop w:val="0"/>
              <w:marBottom w:val="0"/>
              <w:divBdr>
                <w:top w:val="none" w:sz="0" w:space="0" w:color="auto"/>
                <w:left w:val="none" w:sz="0" w:space="0" w:color="auto"/>
                <w:bottom w:val="none" w:sz="0" w:space="0" w:color="auto"/>
                <w:right w:val="none" w:sz="0" w:space="0" w:color="auto"/>
              </w:divBdr>
            </w:div>
            <w:div w:id="1796438900">
              <w:marLeft w:val="0"/>
              <w:marRight w:val="0"/>
              <w:marTop w:val="0"/>
              <w:marBottom w:val="0"/>
              <w:divBdr>
                <w:top w:val="none" w:sz="0" w:space="0" w:color="auto"/>
                <w:left w:val="none" w:sz="0" w:space="0" w:color="auto"/>
                <w:bottom w:val="none" w:sz="0" w:space="0" w:color="auto"/>
                <w:right w:val="none" w:sz="0" w:space="0" w:color="auto"/>
              </w:divBdr>
            </w:div>
            <w:div w:id="1098021393">
              <w:marLeft w:val="0"/>
              <w:marRight w:val="0"/>
              <w:marTop w:val="0"/>
              <w:marBottom w:val="0"/>
              <w:divBdr>
                <w:top w:val="none" w:sz="0" w:space="0" w:color="auto"/>
                <w:left w:val="none" w:sz="0" w:space="0" w:color="auto"/>
                <w:bottom w:val="none" w:sz="0" w:space="0" w:color="auto"/>
                <w:right w:val="none" w:sz="0" w:space="0" w:color="auto"/>
              </w:divBdr>
            </w:div>
            <w:div w:id="2011905445">
              <w:marLeft w:val="0"/>
              <w:marRight w:val="0"/>
              <w:marTop w:val="0"/>
              <w:marBottom w:val="0"/>
              <w:divBdr>
                <w:top w:val="none" w:sz="0" w:space="0" w:color="auto"/>
                <w:left w:val="none" w:sz="0" w:space="0" w:color="auto"/>
                <w:bottom w:val="none" w:sz="0" w:space="0" w:color="auto"/>
                <w:right w:val="none" w:sz="0" w:space="0" w:color="auto"/>
              </w:divBdr>
            </w:div>
            <w:div w:id="144780306">
              <w:marLeft w:val="0"/>
              <w:marRight w:val="0"/>
              <w:marTop w:val="0"/>
              <w:marBottom w:val="0"/>
              <w:divBdr>
                <w:top w:val="none" w:sz="0" w:space="0" w:color="auto"/>
                <w:left w:val="none" w:sz="0" w:space="0" w:color="auto"/>
                <w:bottom w:val="none" w:sz="0" w:space="0" w:color="auto"/>
                <w:right w:val="none" w:sz="0" w:space="0" w:color="auto"/>
              </w:divBdr>
            </w:div>
            <w:div w:id="1455828495">
              <w:marLeft w:val="0"/>
              <w:marRight w:val="0"/>
              <w:marTop w:val="0"/>
              <w:marBottom w:val="0"/>
              <w:divBdr>
                <w:top w:val="none" w:sz="0" w:space="0" w:color="auto"/>
                <w:left w:val="none" w:sz="0" w:space="0" w:color="auto"/>
                <w:bottom w:val="none" w:sz="0" w:space="0" w:color="auto"/>
                <w:right w:val="none" w:sz="0" w:space="0" w:color="auto"/>
              </w:divBdr>
            </w:div>
            <w:div w:id="457339385">
              <w:marLeft w:val="0"/>
              <w:marRight w:val="0"/>
              <w:marTop w:val="0"/>
              <w:marBottom w:val="0"/>
              <w:divBdr>
                <w:top w:val="none" w:sz="0" w:space="0" w:color="auto"/>
                <w:left w:val="none" w:sz="0" w:space="0" w:color="auto"/>
                <w:bottom w:val="none" w:sz="0" w:space="0" w:color="auto"/>
                <w:right w:val="none" w:sz="0" w:space="0" w:color="auto"/>
              </w:divBdr>
            </w:div>
            <w:div w:id="2088964965">
              <w:marLeft w:val="0"/>
              <w:marRight w:val="0"/>
              <w:marTop w:val="0"/>
              <w:marBottom w:val="0"/>
              <w:divBdr>
                <w:top w:val="none" w:sz="0" w:space="0" w:color="auto"/>
                <w:left w:val="none" w:sz="0" w:space="0" w:color="auto"/>
                <w:bottom w:val="none" w:sz="0" w:space="0" w:color="auto"/>
                <w:right w:val="none" w:sz="0" w:space="0" w:color="auto"/>
              </w:divBdr>
            </w:div>
            <w:div w:id="201207380">
              <w:marLeft w:val="0"/>
              <w:marRight w:val="0"/>
              <w:marTop w:val="0"/>
              <w:marBottom w:val="0"/>
              <w:divBdr>
                <w:top w:val="none" w:sz="0" w:space="0" w:color="auto"/>
                <w:left w:val="none" w:sz="0" w:space="0" w:color="auto"/>
                <w:bottom w:val="none" w:sz="0" w:space="0" w:color="auto"/>
                <w:right w:val="none" w:sz="0" w:space="0" w:color="auto"/>
              </w:divBdr>
            </w:div>
            <w:div w:id="1473058528">
              <w:marLeft w:val="0"/>
              <w:marRight w:val="0"/>
              <w:marTop w:val="0"/>
              <w:marBottom w:val="0"/>
              <w:divBdr>
                <w:top w:val="none" w:sz="0" w:space="0" w:color="auto"/>
                <w:left w:val="none" w:sz="0" w:space="0" w:color="auto"/>
                <w:bottom w:val="none" w:sz="0" w:space="0" w:color="auto"/>
                <w:right w:val="none" w:sz="0" w:space="0" w:color="auto"/>
              </w:divBdr>
            </w:div>
            <w:div w:id="656765502">
              <w:marLeft w:val="0"/>
              <w:marRight w:val="0"/>
              <w:marTop w:val="0"/>
              <w:marBottom w:val="0"/>
              <w:divBdr>
                <w:top w:val="none" w:sz="0" w:space="0" w:color="auto"/>
                <w:left w:val="none" w:sz="0" w:space="0" w:color="auto"/>
                <w:bottom w:val="none" w:sz="0" w:space="0" w:color="auto"/>
                <w:right w:val="none" w:sz="0" w:space="0" w:color="auto"/>
              </w:divBdr>
            </w:div>
            <w:div w:id="1801873697">
              <w:marLeft w:val="0"/>
              <w:marRight w:val="0"/>
              <w:marTop w:val="0"/>
              <w:marBottom w:val="0"/>
              <w:divBdr>
                <w:top w:val="none" w:sz="0" w:space="0" w:color="auto"/>
                <w:left w:val="none" w:sz="0" w:space="0" w:color="auto"/>
                <w:bottom w:val="none" w:sz="0" w:space="0" w:color="auto"/>
                <w:right w:val="none" w:sz="0" w:space="0" w:color="auto"/>
              </w:divBdr>
            </w:div>
            <w:div w:id="9281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924">
      <w:bodyDiv w:val="1"/>
      <w:marLeft w:val="0"/>
      <w:marRight w:val="0"/>
      <w:marTop w:val="0"/>
      <w:marBottom w:val="0"/>
      <w:divBdr>
        <w:top w:val="none" w:sz="0" w:space="0" w:color="auto"/>
        <w:left w:val="none" w:sz="0" w:space="0" w:color="auto"/>
        <w:bottom w:val="none" w:sz="0" w:space="0" w:color="auto"/>
        <w:right w:val="none" w:sz="0" w:space="0" w:color="auto"/>
      </w:divBdr>
      <w:divsChild>
        <w:div w:id="1740597857">
          <w:marLeft w:val="0"/>
          <w:marRight w:val="0"/>
          <w:marTop w:val="150"/>
          <w:marBottom w:val="0"/>
          <w:divBdr>
            <w:top w:val="none" w:sz="0" w:space="0" w:color="auto"/>
            <w:left w:val="none" w:sz="0" w:space="0" w:color="auto"/>
            <w:bottom w:val="none" w:sz="0" w:space="0" w:color="auto"/>
            <w:right w:val="none" w:sz="0" w:space="0" w:color="auto"/>
          </w:divBdr>
          <w:divsChild>
            <w:div w:id="545485771">
              <w:marLeft w:val="0"/>
              <w:marRight w:val="0"/>
              <w:marTop w:val="0"/>
              <w:marBottom w:val="0"/>
              <w:divBdr>
                <w:top w:val="none" w:sz="0" w:space="0" w:color="auto"/>
                <w:left w:val="none" w:sz="0" w:space="0" w:color="auto"/>
                <w:bottom w:val="none" w:sz="0" w:space="0" w:color="auto"/>
                <w:right w:val="none" w:sz="0" w:space="0" w:color="auto"/>
              </w:divBdr>
            </w:div>
            <w:div w:id="1601178610">
              <w:marLeft w:val="0"/>
              <w:marRight w:val="0"/>
              <w:marTop w:val="0"/>
              <w:marBottom w:val="0"/>
              <w:divBdr>
                <w:top w:val="none" w:sz="0" w:space="0" w:color="auto"/>
                <w:left w:val="none" w:sz="0" w:space="0" w:color="auto"/>
                <w:bottom w:val="none" w:sz="0" w:space="0" w:color="auto"/>
                <w:right w:val="none" w:sz="0" w:space="0" w:color="auto"/>
              </w:divBdr>
            </w:div>
            <w:div w:id="1315374388">
              <w:marLeft w:val="0"/>
              <w:marRight w:val="0"/>
              <w:marTop w:val="0"/>
              <w:marBottom w:val="0"/>
              <w:divBdr>
                <w:top w:val="none" w:sz="0" w:space="0" w:color="auto"/>
                <w:left w:val="none" w:sz="0" w:space="0" w:color="auto"/>
                <w:bottom w:val="none" w:sz="0" w:space="0" w:color="auto"/>
                <w:right w:val="none" w:sz="0" w:space="0" w:color="auto"/>
              </w:divBdr>
            </w:div>
            <w:div w:id="729033312">
              <w:marLeft w:val="0"/>
              <w:marRight w:val="0"/>
              <w:marTop w:val="0"/>
              <w:marBottom w:val="0"/>
              <w:divBdr>
                <w:top w:val="none" w:sz="0" w:space="0" w:color="auto"/>
                <w:left w:val="none" w:sz="0" w:space="0" w:color="auto"/>
                <w:bottom w:val="none" w:sz="0" w:space="0" w:color="auto"/>
                <w:right w:val="none" w:sz="0" w:space="0" w:color="auto"/>
              </w:divBdr>
            </w:div>
            <w:div w:id="1234587114">
              <w:marLeft w:val="0"/>
              <w:marRight w:val="0"/>
              <w:marTop w:val="0"/>
              <w:marBottom w:val="0"/>
              <w:divBdr>
                <w:top w:val="none" w:sz="0" w:space="0" w:color="auto"/>
                <w:left w:val="none" w:sz="0" w:space="0" w:color="auto"/>
                <w:bottom w:val="none" w:sz="0" w:space="0" w:color="auto"/>
                <w:right w:val="none" w:sz="0" w:space="0" w:color="auto"/>
              </w:divBdr>
            </w:div>
            <w:div w:id="486745827">
              <w:marLeft w:val="0"/>
              <w:marRight w:val="0"/>
              <w:marTop w:val="0"/>
              <w:marBottom w:val="0"/>
              <w:divBdr>
                <w:top w:val="none" w:sz="0" w:space="0" w:color="auto"/>
                <w:left w:val="none" w:sz="0" w:space="0" w:color="auto"/>
                <w:bottom w:val="none" w:sz="0" w:space="0" w:color="auto"/>
                <w:right w:val="none" w:sz="0" w:space="0" w:color="auto"/>
              </w:divBdr>
            </w:div>
            <w:div w:id="1888644804">
              <w:marLeft w:val="0"/>
              <w:marRight w:val="0"/>
              <w:marTop w:val="0"/>
              <w:marBottom w:val="0"/>
              <w:divBdr>
                <w:top w:val="none" w:sz="0" w:space="0" w:color="auto"/>
                <w:left w:val="none" w:sz="0" w:space="0" w:color="auto"/>
                <w:bottom w:val="none" w:sz="0" w:space="0" w:color="auto"/>
                <w:right w:val="none" w:sz="0" w:space="0" w:color="auto"/>
              </w:divBdr>
            </w:div>
            <w:div w:id="2050376704">
              <w:marLeft w:val="0"/>
              <w:marRight w:val="0"/>
              <w:marTop w:val="0"/>
              <w:marBottom w:val="0"/>
              <w:divBdr>
                <w:top w:val="none" w:sz="0" w:space="0" w:color="auto"/>
                <w:left w:val="none" w:sz="0" w:space="0" w:color="auto"/>
                <w:bottom w:val="none" w:sz="0" w:space="0" w:color="auto"/>
                <w:right w:val="none" w:sz="0" w:space="0" w:color="auto"/>
              </w:divBdr>
            </w:div>
            <w:div w:id="14560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7173">
      <w:bodyDiv w:val="1"/>
      <w:marLeft w:val="0"/>
      <w:marRight w:val="0"/>
      <w:marTop w:val="0"/>
      <w:marBottom w:val="0"/>
      <w:divBdr>
        <w:top w:val="none" w:sz="0" w:space="0" w:color="auto"/>
        <w:left w:val="none" w:sz="0" w:space="0" w:color="auto"/>
        <w:bottom w:val="none" w:sz="0" w:space="0" w:color="auto"/>
        <w:right w:val="none" w:sz="0" w:space="0" w:color="auto"/>
      </w:divBdr>
      <w:divsChild>
        <w:div w:id="444616757">
          <w:marLeft w:val="0"/>
          <w:marRight w:val="0"/>
          <w:marTop w:val="0"/>
          <w:marBottom w:val="0"/>
          <w:divBdr>
            <w:top w:val="none" w:sz="0" w:space="0" w:color="auto"/>
            <w:left w:val="none" w:sz="0" w:space="0" w:color="auto"/>
            <w:bottom w:val="none" w:sz="0" w:space="0" w:color="auto"/>
            <w:right w:val="none" w:sz="0" w:space="0" w:color="auto"/>
          </w:divBdr>
          <w:divsChild>
            <w:div w:id="346252573">
              <w:marLeft w:val="0"/>
              <w:marRight w:val="0"/>
              <w:marTop w:val="0"/>
              <w:marBottom w:val="0"/>
              <w:divBdr>
                <w:top w:val="none" w:sz="0" w:space="0" w:color="auto"/>
                <w:left w:val="none" w:sz="0" w:space="0" w:color="auto"/>
                <w:bottom w:val="none" w:sz="0" w:space="0" w:color="auto"/>
                <w:right w:val="none" w:sz="0" w:space="0" w:color="auto"/>
              </w:divBdr>
            </w:div>
            <w:div w:id="711661457">
              <w:marLeft w:val="0"/>
              <w:marRight w:val="0"/>
              <w:marTop w:val="0"/>
              <w:marBottom w:val="0"/>
              <w:divBdr>
                <w:top w:val="none" w:sz="0" w:space="0" w:color="auto"/>
                <w:left w:val="none" w:sz="0" w:space="0" w:color="auto"/>
                <w:bottom w:val="none" w:sz="0" w:space="0" w:color="auto"/>
                <w:right w:val="none" w:sz="0" w:space="0" w:color="auto"/>
              </w:divBdr>
            </w:div>
            <w:div w:id="877544350">
              <w:marLeft w:val="0"/>
              <w:marRight w:val="0"/>
              <w:marTop w:val="0"/>
              <w:marBottom w:val="0"/>
              <w:divBdr>
                <w:top w:val="none" w:sz="0" w:space="0" w:color="auto"/>
                <w:left w:val="none" w:sz="0" w:space="0" w:color="auto"/>
                <w:bottom w:val="none" w:sz="0" w:space="0" w:color="auto"/>
                <w:right w:val="none" w:sz="0" w:space="0" w:color="auto"/>
              </w:divBdr>
            </w:div>
            <w:div w:id="570046436">
              <w:marLeft w:val="0"/>
              <w:marRight w:val="0"/>
              <w:marTop w:val="0"/>
              <w:marBottom w:val="0"/>
              <w:divBdr>
                <w:top w:val="none" w:sz="0" w:space="0" w:color="auto"/>
                <w:left w:val="none" w:sz="0" w:space="0" w:color="auto"/>
                <w:bottom w:val="none" w:sz="0" w:space="0" w:color="auto"/>
                <w:right w:val="none" w:sz="0" w:space="0" w:color="auto"/>
              </w:divBdr>
            </w:div>
            <w:div w:id="1200046877">
              <w:marLeft w:val="0"/>
              <w:marRight w:val="0"/>
              <w:marTop w:val="0"/>
              <w:marBottom w:val="0"/>
              <w:divBdr>
                <w:top w:val="none" w:sz="0" w:space="0" w:color="auto"/>
                <w:left w:val="none" w:sz="0" w:space="0" w:color="auto"/>
                <w:bottom w:val="none" w:sz="0" w:space="0" w:color="auto"/>
                <w:right w:val="none" w:sz="0" w:space="0" w:color="auto"/>
              </w:divBdr>
            </w:div>
            <w:div w:id="1452899209">
              <w:marLeft w:val="0"/>
              <w:marRight w:val="0"/>
              <w:marTop w:val="0"/>
              <w:marBottom w:val="0"/>
              <w:divBdr>
                <w:top w:val="none" w:sz="0" w:space="0" w:color="auto"/>
                <w:left w:val="none" w:sz="0" w:space="0" w:color="auto"/>
                <w:bottom w:val="none" w:sz="0" w:space="0" w:color="auto"/>
                <w:right w:val="none" w:sz="0" w:space="0" w:color="auto"/>
              </w:divBdr>
            </w:div>
            <w:div w:id="1644313228">
              <w:marLeft w:val="0"/>
              <w:marRight w:val="0"/>
              <w:marTop w:val="0"/>
              <w:marBottom w:val="0"/>
              <w:divBdr>
                <w:top w:val="none" w:sz="0" w:space="0" w:color="auto"/>
                <w:left w:val="none" w:sz="0" w:space="0" w:color="auto"/>
                <w:bottom w:val="none" w:sz="0" w:space="0" w:color="auto"/>
                <w:right w:val="none" w:sz="0" w:space="0" w:color="auto"/>
              </w:divBdr>
            </w:div>
            <w:div w:id="611128119">
              <w:marLeft w:val="0"/>
              <w:marRight w:val="0"/>
              <w:marTop w:val="0"/>
              <w:marBottom w:val="0"/>
              <w:divBdr>
                <w:top w:val="none" w:sz="0" w:space="0" w:color="auto"/>
                <w:left w:val="none" w:sz="0" w:space="0" w:color="auto"/>
                <w:bottom w:val="none" w:sz="0" w:space="0" w:color="auto"/>
                <w:right w:val="none" w:sz="0" w:space="0" w:color="auto"/>
              </w:divBdr>
            </w:div>
            <w:div w:id="8620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3504">
      <w:bodyDiv w:val="1"/>
      <w:marLeft w:val="0"/>
      <w:marRight w:val="0"/>
      <w:marTop w:val="0"/>
      <w:marBottom w:val="0"/>
      <w:divBdr>
        <w:top w:val="none" w:sz="0" w:space="0" w:color="auto"/>
        <w:left w:val="none" w:sz="0" w:space="0" w:color="auto"/>
        <w:bottom w:val="none" w:sz="0" w:space="0" w:color="auto"/>
        <w:right w:val="none" w:sz="0" w:space="0" w:color="auto"/>
      </w:divBdr>
    </w:div>
    <w:div w:id="761487928">
      <w:bodyDiv w:val="1"/>
      <w:marLeft w:val="0"/>
      <w:marRight w:val="0"/>
      <w:marTop w:val="0"/>
      <w:marBottom w:val="0"/>
      <w:divBdr>
        <w:top w:val="none" w:sz="0" w:space="0" w:color="auto"/>
        <w:left w:val="none" w:sz="0" w:space="0" w:color="auto"/>
        <w:bottom w:val="none" w:sz="0" w:space="0" w:color="auto"/>
        <w:right w:val="none" w:sz="0" w:space="0" w:color="auto"/>
      </w:divBdr>
    </w:div>
    <w:div w:id="780609232">
      <w:bodyDiv w:val="1"/>
      <w:marLeft w:val="0"/>
      <w:marRight w:val="0"/>
      <w:marTop w:val="0"/>
      <w:marBottom w:val="0"/>
      <w:divBdr>
        <w:top w:val="none" w:sz="0" w:space="0" w:color="auto"/>
        <w:left w:val="none" w:sz="0" w:space="0" w:color="auto"/>
        <w:bottom w:val="none" w:sz="0" w:space="0" w:color="auto"/>
        <w:right w:val="none" w:sz="0" w:space="0" w:color="auto"/>
      </w:divBdr>
    </w:div>
    <w:div w:id="795607510">
      <w:bodyDiv w:val="1"/>
      <w:marLeft w:val="0"/>
      <w:marRight w:val="0"/>
      <w:marTop w:val="0"/>
      <w:marBottom w:val="0"/>
      <w:divBdr>
        <w:top w:val="none" w:sz="0" w:space="0" w:color="auto"/>
        <w:left w:val="none" w:sz="0" w:space="0" w:color="auto"/>
        <w:bottom w:val="none" w:sz="0" w:space="0" w:color="auto"/>
        <w:right w:val="none" w:sz="0" w:space="0" w:color="auto"/>
      </w:divBdr>
    </w:div>
    <w:div w:id="805780410">
      <w:bodyDiv w:val="1"/>
      <w:marLeft w:val="0"/>
      <w:marRight w:val="0"/>
      <w:marTop w:val="0"/>
      <w:marBottom w:val="0"/>
      <w:divBdr>
        <w:top w:val="none" w:sz="0" w:space="0" w:color="auto"/>
        <w:left w:val="none" w:sz="0" w:space="0" w:color="auto"/>
        <w:bottom w:val="none" w:sz="0" w:space="0" w:color="auto"/>
        <w:right w:val="none" w:sz="0" w:space="0" w:color="auto"/>
      </w:divBdr>
      <w:divsChild>
        <w:div w:id="42023571">
          <w:marLeft w:val="0"/>
          <w:marRight w:val="0"/>
          <w:marTop w:val="0"/>
          <w:marBottom w:val="0"/>
          <w:divBdr>
            <w:top w:val="none" w:sz="0" w:space="0" w:color="auto"/>
            <w:left w:val="none" w:sz="0" w:space="0" w:color="auto"/>
            <w:bottom w:val="none" w:sz="0" w:space="0" w:color="auto"/>
            <w:right w:val="none" w:sz="0" w:space="0" w:color="auto"/>
          </w:divBdr>
          <w:divsChild>
            <w:div w:id="1924680610">
              <w:marLeft w:val="0"/>
              <w:marRight w:val="0"/>
              <w:marTop w:val="0"/>
              <w:marBottom w:val="0"/>
              <w:divBdr>
                <w:top w:val="none" w:sz="0" w:space="0" w:color="auto"/>
                <w:left w:val="none" w:sz="0" w:space="0" w:color="auto"/>
                <w:bottom w:val="none" w:sz="0" w:space="0" w:color="auto"/>
                <w:right w:val="none" w:sz="0" w:space="0" w:color="auto"/>
              </w:divBdr>
            </w:div>
            <w:div w:id="493957928">
              <w:marLeft w:val="0"/>
              <w:marRight w:val="0"/>
              <w:marTop w:val="0"/>
              <w:marBottom w:val="0"/>
              <w:divBdr>
                <w:top w:val="none" w:sz="0" w:space="0" w:color="auto"/>
                <w:left w:val="none" w:sz="0" w:space="0" w:color="auto"/>
                <w:bottom w:val="none" w:sz="0" w:space="0" w:color="auto"/>
                <w:right w:val="none" w:sz="0" w:space="0" w:color="auto"/>
              </w:divBdr>
            </w:div>
            <w:div w:id="162166433">
              <w:marLeft w:val="0"/>
              <w:marRight w:val="0"/>
              <w:marTop w:val="0"/>
              <w:marBottom w:val="0"/>
              <w:divBdr>
                <w:top w:val="none" w:sz="0" w:space="0" w:color="auto"/>
                <w:left w:val="none" w:sz="0" w:space="0" w:color="auto"/>
                <w:bottom w:val="none" w:sz="0" w:space="0" w:color="auto"/>
                <w:right w:val="none" w:sz="0" w:space="0" w:color="auto"/>
              </w:divBdr>
            </w:div>
            <w:div w:id="737824310">
              <w:marLeft w:val="0"/>
              <w:marRight w:val="0"/>
              <w:marTop w:val="0"/>
              <w:marBottom w:val="0"/>
              <w:divBdr>
                <w:top w:val="none" w:sz="0" w:space="0" w:color="auto"/>
                <w:left w:val="none" w:sz="0" w:space="0" w:color="auto"/>
                <w:bottom w:val="none" w:sz="0" w:space="0" w:color="auto"/>
                <w:right w:val="none" w:sz="0" w:space="0" w:color="auto"/>
              </w:divBdr>
            </w:div>
            <w:div w:id="2067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1731">
      <w:bodyDiv w:val="1"/>
      <w:marLeft w:val="0"/>
      <w:marRight w:val="0"/>
      <w:marTop w:val="0"/>
      <w:marBottom w:val="0"/>
      <w:divBdr>
        <w:top w:val="none" w:sz="0" w:space="0" w:color="auto"/>
        <w:left w:val="none" w:sz="0" w:space="0" w:color="auto"/>
        <w:bottom w:val="none" w:sz="0" w:space="0" w:color="auto"/>
        <w:right w:val="none" w:sz="0" w:space="0" w:color="auto"/>
      </w:divBdr>
      <w:divsChild>
        <w:div w:id="763917912">
          <w:marLeft w:val="0"/>
          <w:marRight w:val="0"/>
          <w:marTop w:val="0"/>
          <w:marBottom w:val="0"/>
          <w:divBdr>
            <w:top w:val="none" w:sz="0" w:space="0" w:color="auto"/>
            <w:left w:val="none" w:sz="0" w:space="0" w:color="auto"/>
            <w:bottom w:val="none" w:sz="0" w:space="0" w:color="auto"/>
            <w:right w:val="none" w:sz="0" w:space="0" w:color="auto"/>
          </w:divBdr>
        </w:div>
      </w:divsChild>
    </w:div>
    <w:div w:id="917977545">
      <w:bodyDiv w:val="1"/>
      <w:marLeft w:val="0"/>
      <w:marRight w:val="0"/>
      <w:marTop w:val="0"/>
      <w:marBottom w:val="0"/>
      <w:divBdr>
        <w:top w:val="none" w:sz="0" w:space="0" w:color="auto"/>
        <w:left w:val="none" w:sz="0" w:space="0" w:color="auto"/>
        <w:bottom w:val="none" w:sz="0" w:space="0" w:color="auto"/>
        <w:right w:val="none" w:sz="0" w:space="0" w:color="auto"/>
      </w:divBdr>
      <w:divsChild>
        <w:div w:id="1679456529">
          <w:marLeft w:val="0"/>
          <w:marRight w:val="0"/>
          <w:marTop w:val="0"/>
          <w:marBottom w:val="0"/>
          <w:divBdr>
            <w:top w:val="none" w:sz="0" w:space="0" w:color="auto"/>
            <w:left w:val="none" w:sz="0" w:space="0" w:color="auto"/>
            <w:bottom w:val="none" w:sz="0" w:space="0" w:color="auto"/>
            <w:right w:val="none" w:sz="0" w:space="0" w:color="auto"/>
          </w:divBdr>
          <w:divsChild>
            <w:div w:id="599872424">
              <w:marLeft w:val="0"/>
              <w:marRight w:val="0"/>
              <w:marTop w:val="0"/>
              <w:marBottom w:val="0"/>
              <w:divBdr>
                <w:top w:val="none" w:sz="0" w:space="0" w:color="auto"/>
                <w:left w:val="none" w:sz="0" w:space="0" w:color="auto"/>
                <w:bottom w:val="none" w:sz="0" w:space="0" w:color="auto"/>
                <w:right w:val="none" w:sz="0" w:space="0" w:color="auto"/>
              </w:divBdr>
            </w:div>
            <w:div w:id="102775805">
              <w:marLeft w:val="0"/>
              <w:marRight w:val="0"/>
              <w:marTop w:val="0"/>
              <w:marBottom w:val="0"/>
              <w:divBdr>
                <w:top w:val="none" w:sz="0" w:space="0" w:color="auto"/>
                <w:left w:val="none" w:sz="0" w:space="0" w:color="auto"/>
                <w:bottom w:val="none" w:sz="0" w:space="0" w:color="auto"/>
                <w:right w:val="none" w:sz="0" w:space="0" w:color="auto"/>
              </w:divBdr>
            </w:div>
            <w:div w:id="2072729423">
              <w:marLeft w:val="0"/>
              <w:marRight w:val="0"/>
              <w:marTop w:val="0"/>
              <w:marBottom w:val="0"/>
              <w:divBdr>
                <w:top w:val="none" w:sz="0" w:space="0" w:color="auto"/>
                <w:left w:val="none" w:sz="0" w:space="0" w:color="auto"/>
                <w:bottom w:val="none" w:sz="0" w:space="0" w:color="auto"/>
                <w:right w:val="none" w:sz="0" w:space="0" w:color="auto"/>
              </w:divBdr>
            </w:div>
            <w:div w:id="633633673">
              <w:marLeft w:val="0"/>
              <w:marRight w:val="0"/>
              <w:marTop w:val="0"/>
              <w:marBottom w:val="0"/>
              <w:divBdr>
                <w:top w:val="none" w:sz="0" w:space="0" w:color="auto"/>
                <w:left w:val="none" w:sz="0" w:space="0" w:color="auto"/>
                <w:bottom w:val="none" w:sz="0" w:space="0" w:color="auto"/>
                <w:right w:val="none" w:sz="0" w:space="0" w:color="auto"/>
              </w:divBdr>
            </w:div>
            <w:div w:id="1441073881">
              <w:marLeft w:val="0"/>
              <w:marRight w:val="0"/>
              <w:marTop w:val="0"/>
              <w:marBottom w:val="0"/>
              <w:divBdr>
                <w:top w:val="none" w:sz="0" w:space="0" w:color="auto"/>
                <w:left w:val="none" w:sz="0" w:space="0" w:color="auto"/>
                <w:bottom w:val="none" w:sz="0" w:space="0" w:color="auto"/>
                <w:right w:val="none" w:sz="0" w:space="0" w:color="auto"/>
              </w:divBdr>
            </w:div>
            <w:div w:id="1027024021">
              <w:marLeft w:val="0"/>
              <w:marRight w:val="0"/>
              <w:marTop w:val="0"/>
              <w:marBottom w:val="0"/>
              <w:divBdr>
                <w:top w:val="none" w:sz="0" w:space="0" w:color="auto"/>
                <w:left w:val="none" w:sz="0" w:space="0" w:color="auto"/>
                <w:bottom w:val="none" w:sz="0" w:space="0" w:color="auto"/>
                <w:right w:val="none" w:sz="0" w:space="0" w:color="auto"/>
              </w:divBdr>
            </w:div>
            <w:div w:id="51930410">
              <w:marLeft w:val="0"/>
              <w:marRight w:val="0"/>
              <w:marTop w:val="0"/>
              <w:marBottom w:val="0"/>
              <w:divBdr>
                <w:top w:val="none" w:sz="0" w:space="0" w:color="auto"/>
                <w:left w:val="none" w:sz="0" w:space="0" w:color="auto"/>
                <w:bottom w:val="none" w:sz="0" w:space="0" w:color="auto"/>
                <w:right w:val="none" w:sz="0" w:space="0" w:color="auto"/>
              </w:divBdr>
            </w:div>
            <w:div w:id="727143279">
              <w:marLeft w:val="0"/>
              <w:marRight w:val="0"/>
              <w:marTop w:val="0"/>
              <w:marBottom w:val="0"/>
              <w:divBdr>
                <w:top w:val="none" w:sz="0" w:space="0" w:color="auto"/>
                <w:left w:val="none" w:sz="0" w:space="0" w:color="auto"/>
                <w:bottom w:val="none" w:sz="0" w:space="0" w:color="auto"/>
                <w:right w:val="none" w:sz="0" w:space="0" w:color="auto"/>
              </w:divBdr>
            </w:div>
            <w:div w:id="1660765572">
              <w:marLeft w:val="0"/>
              <w:marRight w:val="0"/>
              <w:marTop w:val="0"/>
              <w:marBottom w:val="0"/>
              <w:divBdr>
                <w:top w:val="none" w:sz="0" w:space="0" w:color="auto"/>
                <w:left w:val="none" w:sz="0" w:space="0" w:color="auto"/>
                <w:bottom w:val="none" w:sz="0" w:space="0" w:color="auto"/>
                <w:right w:val="none" w:sz="0" w:space="0" w:color="auto"/>
              </w:divBdr>
            </w:div>
            <w:div w:id="28191207">
              <w:marLeft w:val="0"/>
              <w:marRight w:val="0"/>
              <w:marTop w:val="0"/>
              <w:marBottom w:val="0"/>
              <w:divBdr>
                <w:top w:val="none" w:sz="0" w:space="0" w:color="auto"/>
                <w:left w:val="none" w:sz="0" w:space="0" w:color="auto"/>
                <w:bottom w:val="none" w:sz="0" w:space="0" w:color="auto"/>
                <w:right w:val="none" w:sz="0" w:space="0" w:color="auto"/>
              </w:divBdr>
            </w:div>
            <w:div w:id="518666230">
              <w:marLeft w:val="0"/>
              <w:marRight w:val="0"/>
              <w:marTop w:val="0"/>
              <w:marBottom w:val="0"/>
              <w:divBdr>
                <w:top w:val="none" w:sz="0" w:space="0" w:color="auto"/>
                <w:left w:val="none" w:sz="0" w:space="0" w:color="auto"/>
                <w:bottom w:val="none" w:sz="0" w:space="0" w:color="auto"/>
                <w:right w:val="none" w:sz="0" w:space="0" w:color="auto"/>
              </w:divBdr>
            </w:div>
            <w:div w:id="1650984479">
              <w:marLeft w:val="0"/>
              <w:marRight w:val="0"/>
              <w:marTop w:val="0"/>
              <w:marBottom w:val="0"/>
              <w:divBdr>
                <w:top w:val="none" w:sz="0" w:space="0" w:color="auto"/>
                <w:left w:val="none" w:sz="0" w:space="0" w:color="auto"/>
                <w:bottom w:val="none" w:sz="0" w:space="0" w:color="auto"/>
                <w:right w:val="none" w:sz="0" w:space="0" w:color="auto"/>
              </w:divBdr>
            </w:div>
            <w:div w:id="1709138101">
              <w:marLeft w:val="0"/>
              <w:marRight w:val="0"/>
              <w:marTop w:val="0"/>
              <w:marBottom w:val="0"/>
              <w:divBdr>
                <w:top w:val="none" w:sz="0" w:space="0" w:color="auto"/>
                <w:left w:val="none" w:sz="0" w:space="0" w:color="auto"/>
                <w:bottom w:val="none" w:sz="0" w:space="0" w:color="auto"/>
                <w:right w:val="none" w:sz="0" w:space="0" w:color="auto"/>
              </w:divBdr>
            </w:div>
            <w:div w:id="765078454">
              <w:marLeft w:val="0"/>
              <w:marRight w:val="0"/>
              <w:marTop w:val="0"/>
              <w:marBottom w:val="0"/>
              <w:divBdr>
                <w:top w:val="none" w:sz="0" w:space="0" w:color="auto"/>
                <w:left w:val="none" w:sz="0" w:space="0" w:color="auto"/>
                <w:bottom w:val="none" w:sz="0" w:space="0" w:color="auto"/>
                <w:right w:val="none" w:sz="0" w:space="0" w:color="auto"/>
              </w:divBdr>
            </w:div>
            <w:div w:id="93939406">
              <w:marLeft w:val="0"/>
              <w:marRight w:val="0"/>
              <w:marTop w:val="0"/>
              <w:marBottom w:val="0"/>
              <w:divBdr>
                <w:top w:val="none" w:sz="0" w:space="0" w:color="auto"/>
                <w:left w:val="none" w:sz="0" w:space="0" w:color="auto"/>
                <w:bottom w:val="none" w:sz="0" w:space="0" w:color="auto"/>
                <w:right w:val="none" w:sz="0" w:space="0" w:color="auto"/>
              </w:divBdr>
            </w:div>
            <w:div w:id="300770139">
              <w:marLeft w:val="0"/>
              <w:marRight w:val="0"/>
              <w:marTop w:val="0"/>
              <w:marBottom w:val="0"/>
              <w:divBdr>
                <w:top w:val="none" w:sz="0" w:space="0" w:color="auto"/>
                <w:left w:val="none" w:sz="0" w:space="0" w:color="auto"/>
                <w:bottom w:val="none" w:sz="0" w:space="0" w:color="auto"/>
                <w:right w:val="none" w:sz="0" w:space="0" w:color="auto"/>
              </w:divBdr>
            </w:div>
            <w:div w:id="817499644">
              <w:marLeft w:val="0"/>
              <w:marRight w:val="0"/>
              <w:marTop w:val="0"/>
              <w:marBottom w:val="0"/>
              <w:divBdr>
                <w:top w:val="none" w:sz="0" w:space="0" w:color="auto"/>
                <w:left w:val="none" w:sz="0" w:space="0" w:color="auto"/>
                <w:bottom w:val="none" w:sz="0" w:space="0" w:color="auto"/>
                <w:right w:val="none" w:sz="0" w:space="0" w:color="auto"/>
              </w:divBdr>
            </w:div>
            <w:div w:id="50732078">
              <w:marLeft w:val="0"/>
              <w:marRight w:val="0"/>
              <w:marTop w:val="0"/>
              <w:marBottom w:val="0"/>
              <w:divBdr>
                <w:top w:val="none" w:sz="0" w:space="0" w:color="auto"/>
                <w:left w:val="none" w:sz="0" w:space="0" w:color="auto"/>
                <w:bottom w:val="none" w:sz="0" w:space="0" w:color="auto"/>
                <w:right w:val="none" w:sz="0" w:space="0" w:color="auto"/>
              </w:divBdr>
            </w:div>
            <w:div w:id="655377052">
              <w:marLeft w:val="0"/>
              <w:marRight w:val="0"/>
              <w:marTop w:val="0"/>
              <w:marBottom w:val="0"/>
              <w:divBdr>
                <w:top w:val="none" w:sz="0" w:space="0" w:color="auto"/>
                <w:left w:val="none" w:sz="0" w:space="0" w:color="auto"/>
                <w:bottom w:val="none" w:sz="0" w:space="0" w:color="auto"/>
                <w:right w:val="none" w:sz="0" w:space="0" w:color="auto"/>
              </w:divBdr>
            </w:div>
            <w:div w:id="102191044">
              <w:marLeft w:val="0"/>
              <w:marRight w:val="0"/>
              <w:marTop w:val="0"/>
              <w:marBottom w:val="0"/>
              <w:divBdr>
                <w:top w:val="none" w:sz="0" w:space="0" w:color="auto"/>
                <w:left w:val="none" w:sz="0" w:space="0" w:color="auto"/>
                <w:bottom w:val="none" w:sz="0" w:space="0" w:color="auto"/>
                <w:right w:val="none" w:sz="0" w:space="0" w:color="auto"/>
              </w:divBdr>
            </w:div>
            <w:div w:id="776289636">
              <w:marLeft w:val="0"/>
              <w:marRight w:val="0"/>
              <w:marTop w:val="0"/>
              <w:marBottom w:val="0"/>
              <w:divBdr>
                <w:top w:val="none" w:sz="0" w:space="0" w:color="auto"/>
                <w:left w:val="none" w:sz="0" w:space="0" w:color="auto"/>
                <w:bottom w:val="none" w:sz="0" w:space="0" w:color="auto"/>
                <w:right w:val="none" w:sz="0" w:space="0" w:color="auto"/>
              </w:divBdr>
            </w:div>
            <w:div w:id="1013798246">
              <w:marLeft w:val="0"/>
              <w:marRight w:val="0"/>
              <w:marTop w:val="0"/>
              <w:marBottom w:val="0"/>
              <w:divBdr>
                <w:top w:val="none" w:sz="0" w:space="0" w:color="auto"/>
                <w:left w:val="none" w:sz="0" w:space="0" w:color="auto"/>
                <w:bottom w:val="none" w:sz="0" w:space="0" w:color="auto"/>
                <w:right w:val="none" w:sz="0" w:space="0" w:color="auto"/>
              </w:divBdr>
            </w:div>
            <w:div w:id="1131439898">
              <w:marLeft w:val="0"/>
              <w:marRight w:val="0"/>
              <w:marTop w:val="0"/>
              <w:marBottom w:val="0"/>
              <w:divBdr>
                <w:top w:val="none" w:sz="0" w:space="0" w:color="auto"/>
                <w:left w:val="none" w:sz="0" w:space="0" w:color="auto"/>
                <w:bottom w:val="none" w:sz="0" w:space="0" w:color="auto"/>
                <w:right w:val="none" w:sz="0" w:space="0" w:color="auto"/>
              </w:divBdr>
            </w:div>
            <w:div w:id="1878661852">
              <w:marLeft w:val="0"/>
              <w:marRight w:val="0"/>
              <w:marTop w:val="0"/>
              <w:marBottom w:val="0"/>
              <w:divBdr>
                <w:top w:val="none" w:sz="0" w:space="0" w:color="auto"/>
                <w:left w:val="none" w:sz="0" w:space="0" w:color="auto"/>
                <w:bottom w:val="none" w:sz="0" w:space="0" w:color="auto"/>
                <w:right w:val="none" w:sz="0" w:space="0" w:color="auto"/>
              </w:divBdr>
            </w:div>
            <w:div w:id="2048941780">
              <w:marLeft w:val="0"/>
              <w:marRight w:val="0"/>
              <w:marTop w:val="0"/>
              <w:marBottom w:val="0"/>
              <w:divBdr>
                <w:top w:val="none" w:sz="0" w:space="0" w:color="auto"/>
                <w:left w:val="none" w:sz="0" w:space="0" w:color="auto"/>
                <w:bottom w:val="none" w:sz="0" w:space="0" w:color="auto"/>
                <w:right w:val="none" w:sz="0" w:space="0" w:color="auto"/>
              </w:divBdr>
            </w:div>
            <w:div w:id="923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8102">
      <w:bodyDiv w:val="1"/>
      <w:marLeft w:val="0"/>
      <w:marRight w:val="0"/>
      <w:marTop w:val="0"/>
      <w:marBottom w:val="0"/>
      <w:divBdr>
        <w:top w:val="none" w:sz="0" w:space="0" w:color="auto"/>
        <w:left w:val="none" w:sz="0" w:space="0" w:color="auto"/>
        <w:bottom w:val="none" w:sz="0" w:space="0" w:color="auto"/>
        <w:right w:val="none" w:sz="0" w:space="0" w:color="auto"/>
      </w:divBdr>
    </w:div>
    <w:div w:id="946886321">
      <w:bodyDiv w:val="1"/>
      <w:marLeft w:val="0"/>
      <w:marRight w:val="0"/>
      <w:marTop w:val="0"/>
      <w:marBottom w:val="0"/>
      <w:divBdr>
        <w:top w:val="none" w:sz="0" w:space="0" w:color="auto"/>
        <w:left w:val="none" w:sz="0" w:space="0" w:color="auto"/>
        <w:bottom w:val="none" w:sz="0" w:space="0" w:color="auto"/>
        <w:right w:val="none" w:sz="0" w:space="0" w:color="auto"/>
      </w:divBdr>
      <w:divsChild>
        <w:div w:id="712194984">
          <w:marLeft w:val="0"/>
          <w:marRight w:val="0"/>
          <w:marTop w:val="0"/>
          <w:marBottom w:val="0"/>
          <w:divBdr>
            <w:top w:val="none" w:sz="0" w:space="0" w:color="auto"/>
            <w:left w:val="none" w:sz="0" w:space="0" w:color="auto"/>
            <w:bottom w:val="none" w:sz="0" w:space="0" w:color="auto"/>
            <w:right w:val="none" w:sz="0" w:space="0" w:color="auto"/>
          </w:divBdr>
          <w:divsChild>
            <w:div w:id="10485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3007">
      <w:bodyDiv w:val="1"/>
      <w:marLeft w:val="0"/>
      <w:marRight w:val="0"/>
      <w:marTop w:val="0"/>
      <w:marBottom w:val="0"/>
      <w:divBdr>
        <w:top w:val="none" w:sz="0" w:space="0" w:color="auto"/>
        <w:left w:val="none" w:sz="0" w:space="0" w:color="auto"/>
        <w:bottom w:val="none" w:sz="0" w:space="0" w:color="auto"/>
        <w:right w:val="none" w:sz="0" w:space="0" w:color="auto"/>
      </w:divBdr>
    </w:div>
    <w:div w:id="1042553761">
      <w:bodyDiv w:val="1"/>
      <w:marLeft w:val="0"/>
      <w:marRight w:val="0"/>
      <w:marTop w:val="0"/>
      <w:marBottom w:val="0"/>
      <w:divBdr>
        <w:top w:val="none" w:sz="0" w:space="0" w:color="auto"/>
        <w:left w:val="none" w:sz="0" w:space="0" w:color="auto"/>
        <w:bottom w:val="none" w:sz="0" w:space="0" w:color="auto"/>
        <w:right w:val="none" w:sz="0" w:space="0" w:color="auto"/>
      </w:divBdr>
      <w:divsChild>
        <w:div w:id="1913152948">
          <w:marLeft w:val="0"/>
          <w:marRight w:val="0"/>
          <w:marTop w:val="0"/>
          <w:marBottom w:val="0"/>
          <w:divBdr>
            <w:top w:val="none" w:sz="0" w:space="0" w:color="auto"/>
            <w:left w:val="none" w:sz="0" w:space="0" w:color="auto"/>
            <w:bottom w:val="none" w:sz="0" w:space="0" w:color="auto"/>
            <w:right w:val="none" w:sz="0" w:space="0" w:color="auto"/>
          </w:divBdr>
          <w:divsChild>
            <w:div w:id="1229220552">
              <w:marLeft w:val="0"/>
              <w:marRight w:val="0"/>
              <w:marTop w:val="0"/>
              <w:marBottom w:val="0"/>
              <w:divBdr>
                <w:top w:val="none" w:sz="0" w:space="0" w:color="auto"/>
                <w:left w:val="none" w:sz="0" w:space="0" w:color="auto"/>
                <w:bottom w:val="none" w:sz="0" w:space="0" w:color="auto"/>
                <w:right w:val="none" w:sz="0" w:space="0" w:color="auto"/>
              </w:divBdr>
            </w:div>
            <w:div w:id="3369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1658">
      <w:bodyDiv w:val="1"/>
      <w:marLeft w:val="0"/>
      <w:marRight w:val="0"/>
      <w:marTop w:val="0"/>
      <w:marBottom w:val="0"/>
      <w:divBdr>
        <w:top w:val="none" w:sz="0" w:space="0" w:color="auto"/>
        <w:left w:val="none" w:sz="0" w:space="0" w:color="auto"/>
        <w:bottom w:val="none" w:sz="0" w:space="0" w:color="auto"/>
        <w:right w:val="none" w:sz="0" w:space="0" w:color="auto"/>
      </w:divBdr>
      <w:divsChild>
        <w:div w:id="1394501">
          <w:marLeft w:val="0"/>
          <w:marRight w:val="0"/>
          <w:marTop w:val="0"/>
          <w:marBottom w:val="0"/>
          <w:divBdr>
            <w:top w:val="none" w:sz="0" w:space="0" w:color="auto"/>
            <w:left w:val="none" w:sz="0" w:space="0" w:color="auto"/>
            <w:bottom w:val="none" w:sz="0" w:space="0" w:color="auto"/>
            <w:right w:val="none" w:sz="0" w:space="0" w:color="auto"/>
          </w:divBdr>
          <w:divsChild>
            <w:div w:id="617294689">
              <w:marLeft w:val="0"/>
              <w:marRight w:val="0"/>
              <w:marTop w:val="0"/>
              <w:marBottom w:val="0"/>
              <w:divBdr>
                <w:top w:val="none" w:sz="0" w:space="0" w:color="auto"/>
                <w:left w:val="none" w:sz="0" w:space="0" w:color="auto"/>
                <w:bottom w:val="none" w:sz="0" w:space="0" w:color="auto"/>
                <w:right w:val="none" w:sz="0" w:space="0" w:color="auto"/>
              </w:divBdr>
            </w:div>
            <w:div w:id="1238712053">
              <w:marLeft w:val="0"/>
              <w:marRight w:val="0"/>
              <w:marTop w:val="0"/>
              <w:marBottom w:val="0"/>
              <w:divBdr>
                <w:top w:val="none" w:sz="0" w:space="0" w:color="auto"/>
                <w:left w:val="none" w:sz="0" w:space="0" w:color="auto"/>
                <w:bottom w:val="none" w:sz="0" w:space="0" w:color="auto"/>
                <w:right w:val="none" w:sz="0" w:space="0" w:color="auto"/>
              </w:divBdr>
            </w:div>
            <w:div w:id="1639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7704">
      <w:bodyDiv w:val="1"/>
      <w:marLeft w:val="0"/>
      <w:marRight w:val="0"/>
      <w:marTop w:val="0"/>
      <w:marBottom w:val="0"/>
      <w:divBdr>
        <w:top w:val="none" w:sz="0" w:space="0" w:color="auto"/>
        <w:left w:val="none" w:sz="0" w:space="0" w:color="auto"/>
        <w:bottom w:val="none" w:sz="0" w:space="0" w:color="auto"/>
        <w:right w:val="none" w:sz="0" w:space="0" w:color="auto"/>
      </w:divBdr>
      <w:divsChild>
        <w:div w:id="1688021253">
          <w:marLeft w:val="0"/>
          <w:marRight w:val="0"/>
          <w:marTop w:val="0"/>
          <w:marBottom w:val="0"/>
          <w:divBdr>
            <w:top w:val="none" w:sz="0" w:space="0" w:color="auto"/>
            <w:left w:val="none" w:sz="0" w:space="0" w:color="auto"/>
            <w:bottom w:val="none" w:sz="0" w:space="0" w:color="auto"/>
            <w:right w:val="none" w:sz="0" w:space="0" w:color="auto"/>
          </w:divBdr>
          <w:divsChild>
            <w:div w:id="1489900881">
              <w:marLeft w:val="0"/>
              <w:marRight w:val="0"/>
              <w:marTop w:val="0"/>
              <w:marBottom w:val="0"/>
              <w:divBdr>
                <w:top w:val="none" w:sz="0" w:space="0" w:color="auto"/>
                <w:left w:val="none" w:sz="0" w:space="0" w:color="auto"/>
                <w:bottom w:val="none" w:sz="0" w:space="0" w:color="auto"/>
                <w:right w:val="none" w:sz="0" w:space="0" w:color="auto"/>
              </w:divBdr>
            </w:div>
            <w:div w:id="1618830116">
              <w:marLeft w:val="0"/>
              <w:marRight w:val="0"/>
              <w:marTop w:val="0"/>
              <w:marBottom w:val="0"/>
              <w:divBdr>
                <w:top w:val="none" w:sz="0" w:space="0" w:color="auto"/>
                <w:left w:val="none" w:sz="0" w:space="0" w:color="auto"/>
                <w:bottom w:val="none" w:sz="0" w:space="0" w:color="auto"/>
                <w:right w:val="none" w:sz="0" w:space="0" w:color="auto"/>
              </w:divBdr>
            </w:div>
            <w:div w:id="2043555698">
              <w:marLeft w:val="0"/>
              <w:marRight w:val="0"/>
              <w:marTop w:val="0"/>
              <w:marBottom w:val="0"/>
              <w:divBdr>
                <w:top w:val="none" w:sz="0" w:space="0" w:color="auto"/>
                <w:left w:val="none" w:sz="0" w:space="0" w:color="auto"/>
                <w:bottom w:val="none" w:sz="0" w:space="0" w:color="auto"/>
                <w:right w:val="none" w:sz="0" w:space="0" w:color="auto"/>
              </w:divBdr>
            </w:div>
            <w:div w:id="907611595">
              <w:marLeft w:val="0"/>
              <w:marRight w:val="0"/>
              <w:marTop w:val="0"/>
              <w:marBottom w:val="0"/>
              <w:divBdr>
                <w:top w:val="none" w:sz="0" w:space="0" w:color="auto"/>
                <w:left w:val="none" w:sz="0" w:space="0" w:color="auto"/>
                <w:bottom w:val="none" w:sz="0" w:space="0" w:color="auto"/>
                <w:right w:val="none" w:sz="0" w:space="0" w:color="auto"/>
              </w:divBdr>
            </w:div>
            <w:div w:id="10666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4891">
      <w:bodyDiv w:val="1"/>
      <w:marLeft w:val="0"/>
      <w:marRight w:val="0"/>
      <w:marTop w:val="0"/>
      <w:marBottom w:val="0"/>
      <w:divBdr>
        <w:top w:val="none" w:sz="0" w:space="0" w:color="auto"/>
        <w:left w:val="none" w:sz="0" w:space="0" w:color="auto"/>
        <w:bottom w:val="none" w:sz="0" w:space="0" w:color="auto"/>
        <w:right w:val="none" w:sz="0" w:space="0" w:color="auto"/>
      </w:divBdr>
    </w:div>
    <w:div w:id="1341854941">
      <w:bodyDiv w:val="1"/>
      <w:marLeft w:val="0"/>
      <w:marRight w:val="0"/>
      <w:marTop w:val="0"/>
      <w:marBottom w:val="0"/>
      <w:divBdr>
        <w:top w:val="none" w:sz="0" w:space="0" w:color="auto"/>
        <w:left w:val="none" w:sz="0" w:space="0" w:color="auto"/>
        <w:bottom w:val="none" w:sz="0" w:space="0" w:color="auto"/>
        <w:right w:val="none" w:sz="0" w:space="0" w:color="auto"/>
      </w:divBdr>
      <w:divsChild>
        <w:div w:id="1419446438">
          <w:marLeft w:val="0"/>
          <w:marRight w:val="0"/>
          <w:marTop w:val="0"/>
          <w:marBottom w:val="0"/>
          <w:divBdr>
            <w:top w:val="none" w:sz="0" w:space="0" w:color="auto"/>
            <w:left w:val="none" w:sz="0" w:space="0" w:color="auto"/>
            <w:bottom w:val="none" w:sz="0" w:space="0" w:color="auto"/>
            <w:right w:val="none" w:sz="0" w:space="0" w:color="auto"/>
          </w:divBdr>
          <w:divsChild>
            <w:div w:id="2117561126">
              <w:marLeft w:val="0"/>
              <w:marRight w:val="0"/>
              <w:marTop w:val="0"/>
              <w:marBottom w:val="0"/>
              <w:divBdr>
                <w:top w:val="none" w:sz="0" w:space="0" w:color="auto"/>
                <w:left w:val="none" w:sz="0" w:space="0" w:color="auto"/>
                <w:bottom w:val="none" w:sz="0" w:space="0" w:color="auto"/>
                <w:right w:val="none" w:sz="0" w:space="0" w:color="auto"/>
              </w:divBdr>
            </w:div>
            <w:div w:id="853567185">
              <w:marLeft w:val="0"/>
              <w:marRight w:val="0"/>
              <w:marTop w:val="0"/>
              <w:marBottom w:val="0"/>
              <w:divBdr>
                <w:top w:val="none" w:sz="0" w:space="0" w:color="auto"/>
                <w:left w:val="none" w:sz="0" w:space="0" w:color="auto"/>
                <w:bottom w:val="none" w:sz="0" w:space="0" w:color="auto"/>
                <w:right w:val="none" w:sz="0" w:space="0" w:color="auto"/>
              </w:divBdr>
            </w:div>
            <w:div w:id="84422066">
              <w:marLeft w:val="0"/>
              <w:marRight w:val="0"/>
              <w:marTop w:val="0"/>
              <w:marBottom w:val="0"/>
              <w:divBdr>
                <w:top w:val="none" w:sz="0" w:space="0" w:color="auto"/>
                <w:left w:val="none" w:sz="0" w:space="0" w:color="auto"/>
                <w:bottom w:val="none" w:sz="0" w:space="0" w:color="auto"/>
                <w:right w:val="none" w:sz="0" w:space="0" w:color="auto"/>
              </w:divBdr>
            </w:div>
            <w:div w:id="138813052">
              <w:marLeft w:val="0"/>
              <w:marRight w:val="0"/>
              <w:marTop w:val="0"/>
              <w:marBottom w:val="0"/>
              <w:divBdr>
                <w:top w:val="none" w:sz="0" w:space="0" w:color="auto"/>
                <w:left w:val="none" w:sz="0" w:space="0" w:color="auto"/>
                <w:bottom w:val="none" w:sz="0" w:space="0" w:color="auto"/>
                <w:right w:val="none" w:sz="0" w:space="0" w:color="auto"/>
              </w:divBdr>
            </w:div>
            <w:div w:id="171651656">
              <w:marLeft w:val="0"/>
              <w:marRight w:val="0"/>
              <w:marTop w:val="0"/>
              <w:marBottom w:val="0"/>
              <w:divBdr>
                <w:top w:val="none" w:sz="0" w:space="0" w:color="auto"/>
                <w:left w:val="none" w:sz="0" w:space="0" w:color="auto"/>
                <w:bottom w:val="none" w:sz="0" w:space="0" w:color="auto"/>
                <w:right w:val="none" w:sz="0" w:space="0" w:color="auto"/>
              </w:divBdr>
            </w:div>
            <w:div w:id="2062168865">
              <w:marLeft w:val="0"/>
              <w:marRight w:val="0"/>
              <w:marTop w:val="0"/>
              <w:marBottom w:val="0"/>
              <w:divBdr>
                <w:top w:val="none" w:sz="0" w:space="0" w:color="auto"/>
                <w:left w:val="none" w:sz="0" w:space="0" w:color="auto"/>
                <w:bottom w:val="none" w:sz="0" w:space="0" w:color="auto"/>
                <w:right w:val="none" w:sz="0" w:space="0" w:color="auto"/>
              </w:divBdr>
            </w:div>
            <w:div w:id="430049707">
              <w:marLeft w:val="0"/>
              <w:marRight w:val="0"/>
              <w:marTop w:val="0"/>
              <w:marBottom w:val="0"/>
              <w:divBdr>
                <w:top w:val="none" w:sz="0" w:space="0" w:color="auto"/>
                <w:left w:val="none" w:sz="0" w:space="0" w:color="auto"/>
                <w:bottom w:val="none" w:sz="0" w:space="0" w:color="auto"/>
                <w:right w:val="none" w:sz="0" w:space="0" w:color="auto"/>
              </w:divBdr>
            </w:div>
            <w:div w:id="1599020147">
              <w:marLeft w:val="0"/>
              <w:marRight w:val="0"/>
              <w:marTop w:val="0"/>
              <w:marBottom w:val="0"/>
              <w:divBdr>
                <w:top w:val="none" w:sz="0" w:space="0" w:color="auto"/>
                <w:left w:val="none" w:sz="0" w:space="0" w:color="auto"/>
                <w:bottom w:val="none" w:sz="0" w:space="0" w:color="auto"/>
                <w:right w:val="none" w:sz="0" w:space="0" w:color="auto"/>
              </w:divBdr>
            </w:div>
            <w:div w:id="17929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83477">
      <w:bodyDiv w:val="1"/>
      <w:marLeft w:val="0"/>
      <w:marRight w:val="0"/>
      <w:marTop w:val="0"/>
      <w:marBottom w:val="0"/>
      <w:divBdr>
        <w:top w:val="none" w:sz="0" w:space="0" w:color="auto"/>
        <w:left w:val="none" w:sz="0" w:space="0" w:color="auto"/>
        <w:bottom w:val="none" w:sz="0" w:space="0" w:color="auto"/>
        <w:right w:val="none" w:sz="0" w:space="0" w:color="auto"/>
      </w:divBdr>
    </w:div>
    <w:div w:id="1459756714">
      <w:bodyDiv w:val="1"/>
      <w:marLeft w:val="0"/>
      <w:marRight w:val="0"/>
      <w:marTop w:val="0"/>
      <w:marBottom w:val="0"/>
      <w:divBdr>
        <w:top w:val="none" w:sz="0" w:space="0" w:color="auto"/>
        <w:left w:val="none" w:sz="0" w:space="0" w:color="auto"/>
        <w:bottom w:val="none" w:sz="0" w:space="0" w:color="auto"/>
        <w:right w:val="none" w:sz="0" w:space="0" w:color="auto"/>
      </w:divBdr>
    </w:div>
    <w:div w:id="1464082986">
      <w:bodyDiv w:val="1"/>
      <w:marLeft w:val="0"/>
      <w:marRight w:val="0"/>
      <w:marTop w:val="0"/>
      <w:marBottom w:val="0"/>
      <w:divBdr>
        <w:top w:val="none" w:sz="0" w:space="0" w:color="auto"/>
        <w:left w:val="none" w:sz="0" w:space="0" w:color="auto"/>
        <w:bottom w:val="none" w:sz="0" w:space="0" w:color="auto"/>
        <w:right w:val="none" w:sz="0" w:space="0" w:color="auto"/>
      </w:divBdr>
    </w:div>
    <w:div w:id="1484614379">
      <w:bodyDiv w:val="1"/>
      <w:marLeft w:val="0"/>
      <w:marRight w:val="0"/>
      <w:marTop w:val="0"/>
      <w:marBottom w:val="0"/>
      <w:divBdr>
        <w:top w:val="none" w:sz="0" w:space="0" w:color="auto"/>
        <w:left w:val="none" w:sz="0" w:space="0" w:color="auto"/>
        <w:bottom w:val="none" w:sz="0" w:space="0" w:color="auto"/>
        <w:right w:val="none" w:sz="0" w:space="0" w:color="auto"/>
      </w:divBdr>
    </w:div>
    <w:div w:id="1484933502">
      <w:bodyDiv w:val="1"/>
      <w:marLeft w:val="0"/>
      <w:marRight w:val="0"/>
      <w:marTop w:val="0"/>
      <w:marBottom w:val="0"/>
      <w:divBdr>
        <w:top w:val="none" w:sz="0" w:space="0" w:color="auto"/>
        <w:left w:val="none" w:sz="0" w:space="0" w:color="auto"/>
        <w:bottom w:val="none" w:sz="0" w:space="0" w:color="auto"/>
        <w:right w:val="none" w:sz="0" w:space="0" w:color="auto"/>
      </w:divBdr>
    </w:div>
    <w:div w:id="1580940917">
      <w:bodyDiv w:val="1"/>
      <w:marLeft w:val="0"/>
      <w:marRight w:val="0"/>
      <w:marTop w:val="0"/>
      <w:marBottom w:val="0"/>
      <w:divBdr>
        <w:top w:val="none" w:sz="0" w:space="0" w:color="auto"/>
        <w:left w:val="none" w:sz="0" w:space="0" w:color="auto"/>
        <w:bottom w:val="none" w:sz="0" w:space="0" w:color="auto"/>
        <w:right w:val="none" w:sz="0" w:space="0" w:color="auto"/>
      </w:divBdr>
    </w:div>
    <w:div w:id="1632323592">
      <w:bodyDiv w:val="1"/>
      <w:marLeft w:val="0"/>
      <w:marRight w:val="0"/>
      <w:marTop w:val="0"/>
      <w:marBottom w:val="0"/>
      <w:divBdr>
        <w:top w:val="none" w:sz="0" w:space="0" w:color="auto"/>
        <w:left w:val="none" w:sz="0" w:space="0" w:color="auto"/>
        <w:bottom w:val="none" w:sz="0" w:space="0" w:color="auto"/>
        <w:right w:val="none" w:sz="0" w:space="0" w:color="auto"/>
      </w:divBdr>
      <w:divsChild>
        <w:div w:id="132332731">
          <w:marLeft w:val="0"/>
          <w:marRight w:val="0"/>
          <w:marTop w:val="0"/>
          <w:marBottom w:val="0"/>
          <w:divBdr>
            <w:top w:val="none" w:sz="0" w:space="0" w:color="auto"/>
            <w:left w:val="none" w:sz="0" w:space="0" w:color="auto"/>
            <w:bottom w:val="none" w:sz="0" w:space="0" w:color="auto"/>
            <w:right w:val="none" w:sz="0" w:space="0" w:color="auto"/>
          </w:divBdr>
          <w:divsChild>
            <w:div w:id="174154505">
              <w:marLeft w:val="0"/>
              <w:marRight w:val="0"/>
              <w:marTop w:val="0"/>
              <w:marBottom w:val="0"/>
              <w:divBdr>
                <w:top w:val="none" w:sz="0" w:space="0" w:color="auto"/>
                <w:left w:val="none" w:sz="0" w:space="0" w:color="auto"/>
                <w:bottom w:val="none" w:sz="0" w:space="0" w:color="auto"/>
                <w:right w:val="none" w:sz="0" w:space="0" w:color="auto"/>
              </w:divBdr>
            </w:div>
            <w:div w:id="19356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36601">
      <w:bodyDiv w:val="1"/>
      <w:marLeft w:val="0"/>
      <w:marRight w:val="0"/>
      <w:marTop w:val="0"/>
      <w:marBottom w:val="0"/>
      <w:divBdr>
        <w:top w:val="none" w:sz="0" w:space="0" w:color="auto"/>
        <w:left w:val="none" w:sz="0" w:space="0" w:color="auto"/>
        <w:bottom w:val="none" w:sz="0" w:space="0" w:color="auto"/>
        <w:right w:val="none" w:sz="0" w:space="0" w:color="auto"/>
      </w:divBdr>
      <w:divsChild>
        <w:div w:id="9991088">
          <w:marLeft w:val="0"/>
          <w:marRight w:val="0"/>
          <w:marTop w:val="0"/>
          <w:marBottom w:val="0"/>
          <w:divBdr>
            <w:top w:val="none" w:sz="0" w:space="0" w:color="auto"/>
            <w:left w:val="none" w:sz="0" w:space="0" w:color="auto"/>
            <w:bottom w:val="none" w:sz="0" w:space="0" w:color="auto"/>
            <w:right w:val="none" w:sz="0" w:space="0" w:color="auto"/>
          </w:divBdr>
          <w:divsChild>
            <w:div w:id="966735613">
              <w:marLeft w:val="0"/>
              <w:marRight w:val="0"/>
              <w:marTop w:val="0"/>
              <w:marBottom w:val="0"/>
              <w:divBdr>
                <w:top w:val="none" w:sz="0" w:space="0" w:color="auto"/>
                <w:left w:val="none" w:sz="0" w:space="0" w:color="auto"/>
                <w:bottom w:val="none" w:sz="0" w:space="0" w:color="auto"/>
                <w:right w:val="none" w:sz="0" w:space="0" w:color="auto"/>
              </w:divBdr>
            </w:div>
            <w:div w:id="3703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5062">
      <w:bodyDiv w:val="1"/>
      <w:marLeft w:val="0"/>
      <w:marRight w:val="0"/>
      <w:marTop w:val="0"/>
      <w:marBottom w:val="0"/>
      <w:divBdr>
        <w:top w:val="none" w:sz="0" w:space="0" w:color="auto"/>
        <w:left w:val="none" w:sz="0" w:space="0" w:color="auto"/>
        <w:bottom w:val="none" w:sz="0" w:space="0" w:color="auto"/>
        <w:right w:val="none" w:sz="0" w:space="0" w:color="auto"/>
      </w:divBdr>
      <w:divsChild>
        <w:div w:id="1166168366">
          <w:marLeft w:val="0"/>
          <w:marRight w:val="0"/>
          <w:marTop w:val="0"/>
          <w:marBottom w:val="0"/>
          <w:divBdr>
            <w:top w:val="none" w:sz="0" w:space="0" w:color="auto"/>
            <w:left w:val="none" w:sz="0" w:space="0" w:color="auto"/>
            <w:bottom w:val="none" w:sz="0" w:space="0" w:color="auto"/>
            <w:right w:val="none" w:sz="0" w:space="0" w:color="auto"/>
          </w:divBdr>
          <w:divsChild>
            <w:div w:id="31080559">
              <w:marLeft w:val="0"/>
              <w:marRight w:val="0"/>
              <w:marTop w:val="0"/>
              <w:marBottom w:val="0"/>
              <w:divBdr>
                <w:top w:val="none" w:sz="0" w:space="0" w:color="auto"/>
                <w:left w:val="none" w:sz="0" w:space="0" w:color="auto"/>
                <w:bottom w:val="none" w:sz="0" w:space="0" w:color="auto"/>
                <w:right w:val="none" w:sz="0" w:space="0" w:color="auto"/>
              </w:divBdr>
            </w:div>
            <w:div w:id="416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5054">
      <w:bodyDiv w:val="1"/>
      <w:marLeft w:val="0"/>
      <w:marRight w:val="0"/>
      <w:marTop w:val="0"/>
      <w:marBottom w:val="0"/>
      <w:divBdr>
        <w:top w:val="none" w:sz="0" w:space="0" w:color="auto"/>
        <w:left w:val="none" w:sz="0" w:space="0" w:color="auto"/>
        <w:bottom w:val="none" w:sz="0" w:space="0" w:color="auto"/>
        <w:right w:val="none" w:sz="0" w:space="0" w:color="auto"/>
      </w:divBdr>
      <w:divsChild>
        <w:div w:id="747465618">
          <w:marLeft w:val="0"/>
          <w:marRight w:val="0"/>
          <w:marTop w:val="0"/>
          <w:marBottom w:val="0"/>
          <w:divBdr>
            <w:top w:val="none" w:sz="0" w:space="0" w:color="auto"/>
            <w:left w:val="none" w:sz="0" w:space="0" w:color="auto"/>
            <w:bottom w:val="none" w:sz="0" w:space="0" w:color="auto"/>
            <w:right w:val="none" w:sz="0" w:space="0" w:color="auto"/>
          </w:divBdr>
          <w:divsChild>
            <w:div w:id="1081219497">
              <w:marLeft w:val="0"/>
              <w:marRight w:val="0"/>
              <w:marTop w:val="0"/>
              <w:marBottom w:val="0"/>
              <w:divBdr>
                <w:top w:val="none" w:sz="0" w:space="0" w:color="auto"/>
                <w:left w:val="none" w:sz="0" w:space="0" w:color="auto"/>
                <w:bottom w:val="none" w:sz="0" w:space="0" w:color="auto"/>
                <w:right w:val="none" w:sz="0" w:space="0" w:color="auto"/>
              </w:divBdr>
            </w:div>
            <w:div w:id="173343194">
              <w:marLeft w:val="0"/>
              <w:marRight w:val="0"/>
              <w:marTop w:val="0"/>
              <w:marBottom w:val="0"/>
              <w:divBdr>
                <w:top w:val="none" w:sz="0" w:space="0" w:color="auto"/>
                <w:left w:val="none" w:sz="0" w:space="0" w:color="auto"/>
                <w:bottom w:val="none" w:sz="0" w:space="0" w:color="auto"/>
                <w:right w:val="none" w:sz="0" w:space="0" w:color="auto"/>
              </w:divBdr>
            </w:div>
            <w:div w:id="77603572">
              <w:marLeft w:val="0"/>
              <w:marRight w:val="0"/>
              <w:marTop w:val="0"/>
              <w:marBottom w:val="0"/>
              <w:divBdr>
                <w:top w:val="none" w:sz="0" w:space="0" w:color="auto"/>
                <w:left w:val="none" w:sz="0" w:space="0" w:color="auto"/>
                <w:bottom w:val="none" w:sz="0" w:space="0" w:color="auto"/>
                <w:right w:val="none" w:sz="0" w:space="0" w:color="auto"/>
              </w:divBdr>
            </w:div>
            <w:div w:id="195505617">
              <w:marLeft w:val="0"/>
              <w:marRight w:val="0"/>
              <w:marTop w:val="0"/>
              <w:marBottom w:val="0"/>
              <w:divBdr>
                <w:top w:val="none" w:sz="0" w:space="0" w:color="auto"/>
                <w:left w:val="none" w:sz="0" w:space="0" w:color="auto"/>
                <w:bottom w:val="none" w:sz="0" w:space="0" w:color="auto"/>
                <w:right w:val="none" w:sz="0" w:space="0" w:color="auto"/>
              </w:divBdr>
            </w:div>
            <w:div w:id="104229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72500">
      <w:bodyDiv w:val="1"/>
      <w:marLeft w:val="0"/>
      <w:marRight w:val="0"/>
      <w:marTop w:val="0"/>
      <w:marBottom w:val="0"/>
      <w:divBdr>
        <w:top w:val="none" w:sz="0" w:space="0" w:color="auto"/>
        <w:left w:val="none" w:sz="0" w:space="0" w:color="auto"/>
        <w:bottom w:val="none" w:sz="0" w:space="0" w:color="auto"/>
        <w:right w:val="none" w:sz="0" w:space="0" w:color="auto"/>
      </w:divBdr>
      <w:divsChild>
        <w:div w:id="19010414">
          <w:marLeft w:val="0"/>
          <w:marRight w:val="0"/>
          <w:marTop w:val="0"/>
          <w:marBottom w:val="0"/>
          <w:divBdr>
            <w:top w:val="none" w:sz="0" w:space="0" w:color="auto"/>
            <w:left w:val="none" w:sz="0" w:space="0" w:color="auto"/>
            <w:bottom w:val="none" w:sz="0" w:space="0" w:color="auto"/>
            <w:right w:val="none" w:sz="0" w:space="0" w:color="auto"/>
          </w:divBdr>
          <w:divsChild>
            <w:div w:id="1628774840">
              <w:marLeft w:val="0"/>
              <w:marRight w:val="0"/>
              <w:marTop w:val="0"/>
              <w:marBottom w:val="0"/>
              <w:divBdr>
                <w:top w:val="none" w:sz="0" w:space="0" w:color="auto"/>
                <w:left w:val="none" w:sz="0" w:space="0" w:color="auto"/>
                <w:bottom w:val="none" w:sz="0" w:space="0" w:color="auto"/>
                <w:right w:val="none" w:sz="0" w:space="0" w:color="auto"/>
              </w:divBdr>
            </w:div>
            <w:div w:id="5406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5792">
      <w:bodyDiv w:val="1"/>
      <w:marLeft w:val="0"/>
      <w:marRight w:val="0"/>
      <w:marTop w:val="0"/>
      <w:marBottom w:val="0"/>
      <w:divBdr>
        <w:top w:val="none" w:sz="0" w:space="0" w:color="auto"/>
        <w:left w:val="none" w:sz="0" w:space="0" w:color="auto"/>
        <w:bottom w:val="none" w:sz="0" w:space="0" w:color="auto"/>
        <w:right w:val="none" w:sz="0" w:space="0" w:color="auto"/>
      </w:divBdr>
      <w:divsChild>
        <w:div w:id="140196193">
          <w:marLeft w:val="0"/>
          <w:marRight w:val="0"/>
          <w:marTop w:val="0"/>
          <w:marBottom w:val="0"/>
          <w:divBdr>
            <w:top w:val="none" w:sz="0" w:space="0" w:color="auto"/>
            <w:left w:val="none" w:sz="0" w:space="0" w:color="auto"/>
            <w:bottom w:val="none" w:sz="0" w:space="0" w:color="auto"/>
            <w:right w:val="none" w:sz="0" w:space="0" w:color="auto"/>
          </w:divBdr>
          <w:divsChild>
            <w:div w:id="1684670901">
              <w:marLeft w:val="0"/>
              <w:marRight w:val="0"/>
              <w:marTop w:val="0"/>
              <w:marBottom w:val="0"/>
              <w:divBdr>
                <w:top w:val="none" w:sz="0" w:space="0" w:color="auto"/>
                <w:left w:val="none" w:sz="0" w:space="0" w:color="auto"/>
                <w:bottom w:val="none" w:sz="0" w:space="0" w:color="auto"/>
                <w:right w:val="none" w:sz="0" w:space="0" w:color="auto"/>
              </w:divBdr>
            </w:div>
            <w:div w:id="1764572831">
              <w:marLeft w:val="0"/>
              <w:marRight w:val="0"/>
              <w:marTop w:val="0"/>
              <w:marBottom w:val="0"/>
              <w:divBdr>
                <w:top w:val="none" w:sz="0" w:space="0" w:color="auto"/>
                <w:left w:val="none" w:sz="0" w:space="0" w:color="auto"/>
                <w:bottom w:val="none" w:sz="0" w:space="0" w:color="auto"/>
                <w:right w:val="none" w:sz="0" w:space="0" w:color="auto"/>
              </w:divBdr>
            </w:div>
            <w:div w:id="1663241460">
              <w:marLeft w:val="0"/>
              <w:marRight w:val="0"/>
              <w:marTop w:val="0"/>
              <w:marBottom w:val="0"/>
              <w:divBdr>
                <w:top w:val="none" w:sz="0" w:space="0" w:color="auto"/>
                <w:left w:val="none" w:sz="0" w:space="0" w:color="auto"/>
                <w:bottom w:val="none" w:sz="0" w:space="0" w:color="auto"/>
                <w:right w:val="none" w:sz="0" w:space="0" w:color="auto"/>
              </w:divBdr>
            </w:div>
            <w:div w:id="70352688">
              <w:marLeft w:val="0"/>
              <w:marRight w:val="0"/>
              <w:marTop w:val="0"/>
              <w:marBottom w:val="0"/>
              <w:divBdr>
                <w:top w:val="none" w:sz="0" w:space="0" w:color="auto"/>
                <w:left w:val="none" w:sz="0" w:space="0" w:color="auto"/>
                <w:bottom w:val="none" w:sz="0" w:space="0" w:color="auto"/>
                <w:right w:val="none" w:sz="0" w:space="0" w:color="auto"/>
              </w:divBdr>
            </w:div>
            <w:div w:id="131482608">
              <w:marLeft w:val="0"/>
              <w:marRight w:val="0"/>
              <w:marTop w:val="0"/>
              <w:marBottom w:val="0"/>
              <w:divBdr>
                <w:top w:val="none" w:sz="0" w:space="0" w:color="auto"/>
                <w:left w:val="none" w:sz="0" w:space="0" w:color="auto"/>
                <w:bottom w:val="none" w:sz="0" w:space="0" w:color="auto"/>
                <w:right w:val="none" w:sz="0" w:space="0" w:color="auto"/>
              </w:divBdr>
            </w:div>
            <w:div w:id="1966736614">
              <w:marLeft w:val="0"/>
              <w:marRight w:val="0"/>
              <w:marTop w:val="0"/>
              <w:marBottom w:val="0"/>
              <w:divBdr>
                <w:top w:val="none" w:sz="0" w:space="0" w:color="auto"/>
                <w:left w:val="none" w:sz="0" w:space="0" w:color="auto"/>
                <w:bottom w:val="none" w:sz="0" w:space="0" w:color="auto"/>
                <w:right w:val="none" w:sz="0" w:space="0" w:color="auto"/>
              </w:divBdr>
            </w:div>
            <w:div w:id="1710521627">
              <w:marLeft w:val="0"/>
              <w:marRight w:val="0"/>
              <w:marTop w:val="0"/>
              <w:marBottom w:val="0"/>
              <w:divBdr>
                <w:top w:val="none" w:sz="0" w:space="0" w:color="auto"/>
                <w:left w:val="none" w:sz="0" w:space="0" w:color="auto"/>
                <w:bottom w:val="none" w:sz="0" w:space="0" w:color="auto"/>
                <w:right w:val="none" w:sz="0" w:space="0" w:color="auto"/>
              </w:divBdr>
            </w:div>
            <w:div w:id="587424891">
              <w:marLeft w:val="0"/>
              <w:marRight w:val="0"/>
              <w:marTop w:val="0"/>
              <w:marBottom w:val="0"/>
              <w:divBdr>
                <w:top w:val="none" w:sz="0" w:space="0" w:color="auto"/>
                <w:left w:val="none" w:sz="0" w:space="0" w:color="auto"/>
                <w:bottom w:val="none" w:sz="0" w:space="0" w:color="auto"/>
                <w:right w:val="none" w:sz="0" w:space="0" w:color="auto"/>
              </w:divBdr>
            </w:div>
            <w:div w:id="1667829579">
              <w:marLeft w:val="0"/>
              <w:marRight w:val="0"/>
              <w:marTop w:val="0"/>
              <w:marBottom w:val="0"/>
              <w:divBdr>
                <w:top w:val="none" w:sz="0" w:space="0" w:color="auto"/>
                <w:left w:val="none" w:sz="0" w:space="0" w:color="auto"/>
                <w:bottom w:val="none" w:sz="0" w:space="0" w:color="auto"/>
                <w:right w:val="none" w:sz="0" w:space="0" w:color="auto"/>
              </w:divBdr>
            </w:div>
            <w:div w:id="901521452">
              <w:marLeft w:val="0"/>
              <w:marRight w:val="0"/>
              <w:marTop w:val="0"/>
              <w:marBottom w:val="0"/>
              <w:divBdr>
                <w:top w:val="none" w:sz="0" w:space="0" w:color="auto"/>
                <w:left w:val="none" w:sz="0" w:space="0" w:color="auto"/>
                <w:bottom w:val="none" w:sz="0" w:space="0" w:color="auto"/>
                <w:right w:val="none" w:sz="0" w:space="0" w:color="auto"/>
              </w:divBdr>
            </w:div>
            <w:div w:id="1013460516">
              <w:marLeft w:val="0"/>
              <w:marRight w:val="0"/>
              <w:marTop w:val="0"/>
              <w:marBottom w:val="0"/>
              <w:divBdr>
                <w:top w:val="none" w:sz="0" w:space="0" w:color="auto"/>
                <w:left w:val="none" w:sz="0" w:space="0" w:color="auto"/>
                <w:bottom w:val="none" w:sz="0" w:space="0" w:color="auto"/>
                <w:right w:val="none" w:sz="0" w:space="0" w:color="auto"/>
              </w:divBdr>
            </w:div>
            <w:div w:id="1043409211">
              <w:marLeft w:val="0"/>
              <w:marRight w:val="0"/>
              <w:marTop w:val="0"/>
              <w:marBottom w:val="0"/>
              <w:divBdr>
                <w:top w:val="none" w:sz="0" w:space="0" w:color="auto"/>
                <w:left w:val="none" w:sz="0" w:space="0" w:color="auto"/>
                <w:bottom w:val="none" w:sz="0" w:space="0" w:color="auto"/>
                <w:right w:val="none" w:sz="0" w:space="0" w:color="auto"/>
              </w:divBdr>
            </w:div>
            <w:div w:id="1375620692">
              <w:marLeft w:val="0"/>
              <w:marRight w:val="0"/>
              <w:marTop w:val="0"/>
              <w:marBottom w:val="0"/>
              <w:divBdr>
                <w:top w:val="none" w:sz="0" w:space="0" w:color="auto"/>
                <w:left w:val="none" w:sz="0" w:space="0" w:color="auto"/>
                <w:bottom w:val="none" w:sz="0" w:space="0" w:color="auto"/>
                <w:right w:val="none" w:sz="0" w:space="0" w:color="auto"/>
              </w:divBdr>
            </w:div>
            <w:div w:id="485780342">
              <w:marLeft w:val="0"/>
              <w:marRight w:val="0"/>
              <w:marTop w:val="0"/>
              <w:marBottom w:val="0"/>
              <w:divBdr>
                <w:top w:val="none" w:sz="0" w:space="0" w:color="auto"/>
                <w:left w:val="none" w:sz="0" w:space="0" w:color="auto"/>
                <w:bottom w:val="none" w:sz="0" w:space="0" w:color="auto"/>
                <w:right w:val="none" w:sz="0" w:space="0" w:color="auto"/>
              </w:divBdr>
            </w:div>
            <w:div w:id="862792832">
              <w:marLeft w:val="0"/>
              <w:marRight w:val="0"/>
              <w:marTop w:val="0"/>
              <w:marBottom w:val="0"/>
              <w:divBdr>
                <w:top w:val="none" w:sz="0" w:space="0" w:color="auto"/>
                <w:left w:val="none" w:sz="0" w:space="0" w:color="auto"/>
                <w:bottom w:val="none" w:sz="0" w:space="0" w:color="auto"/>
                <w:right w:val="none" w:sz="0" w:space="0" w:color="auto"/>
              </w:divBdr>
            </w:div>
            <w:div w:id="802116810">
              <w:marLeft w:val="0"/>
              <w:marRight w:val="0"/>
              <w:marTop w:val="0"/>
              <w:marBottom w:val="0"/>
              <w:divBdr>
                <w:top w:val="none" w:sz="0" w:space="0" w:color="auto"/>
                <w:left w:val="none" w:sz="0" w:space="0" w:color="auto"/>
                <w:bottom w:val="none" w:sz="0" w:space="0" w:color="auto"/>
                <w:right w:val="none" w:sz="0" w:space="0" w:color="auto"/>
              </w:divBdr>
            </w:div>
            <w:div w:id="2083142442">
              <w:marLeft w:val="0"/>
              <w:marRight w:val="0"/>
              <w:marTop w:val="0"/>
              <w:marBottom w:val="0"/>
              <w:divBdr>
                <w:top w:val="none" w:sz="0" w:space="0" w:color="auto"/>
                <w:left w:val="none" w:sz="0" w:space="0" w:color="auto"/>
                <w:bottom w:val="none" w:sz="0" w:space="0" w:color="auto"/>
                <w:right w:val="none" w:sz="0" w:space="0" w:color="auto"/>
              </w:divBdr>
            </w:div>
            <w:div w:id="1616863453">
              <w:marLeft w:val="0"/>
              <w:marRight w:val="0"/>
              <w:marTop w:val="0"/>
              <w:marBottom w:val="0"/>
              <w:divBdr>
                <w:top w:val="none" w:sz="0" w:space="0" w:color="auto"/>
                <w:left w:val="none" w:sz="0" w:space="0" w:color="auto"/>
                <w:bottom w:val="none" w:sz="0" w:space="0" w:color="auto"/>
                <w:right w:val="none" w:sz="0" w:space="0" w:color="auto"/>
              </w:divBdr>
            </w:div>
            <w:div w:id="898635640">
              <w:marLeft w:val="0"/>
              <w:marRight w:val="0"/>
              <w:marTop w:val="0"/>
              <w:marBottom w:val="0"/>
              <w:divBdr>
                <w:top w:val="none" w:sz="0" w:space="0" w:color="auto"/>
                <w:left w:val="none" w:sz="0" w:space="0" w:color="auto"/>
                <w:bottom w:val="none" w:sz="0" w:space="0" w:color="auto"/>
                <w:right w:val="none" w:sz="0" w:space="0" w:color="auto"/>
              </w:divBdr>
            </w:div>
            <w:div w:id="1624337379">
              <w:marLeft w:val="0"/>
              <w:marRight w:val="0"/>
              <w:marTop w:val="0"/>
              <w:marBottom w:val="0"/>
              <w:divBdr>
                <w:top w:val="none" w:sz="0" w:space="0" w:color="auto"/>
                <w:left w:val="none" w:sz="0" w:space="0" w:color="auto"/>
                <w:bottom w:val="none" w:sz="0" w:space="0" w:color="auto"/>
                <w:right w:val="none" w:sz="0" w:space="0" w:color="auto"/>
              </w:divBdr>
            </w:div>
            <w:div w:id="174613056">
              <w:marLeft w:val="0"/>
              <w:marRight w:val="0"/>
              <w:marTop w:val="0"/>
              <w:marBottom w:val="0"/>
              <w:divBdr>
                <w:top w:val="none" w:sz="0" w:space="0" w:color="auto"/>
                <w:left w:val="none" w:sz="0" w:space="0" w:color="auto"/>
                <w:bottom w:val="none" w:sz="0" w:space="0" w:color="auto"/>
                <w:right w:val="none" w:sz="0" w:space="0" w:color="auto"/>
              </w:divBdr>
            </w:div>
            <w:div w:id="1434326345">
              <w:marLeft w:val="0"/>
              <w:marRight w:val="0"/>
              <w:marTop w:val="0"/>
              <w:marBottom w:val="0"/>
              <w:divBdr>
                <w:top w:val="none" w:sz="0" w:space="0" w:color="auto"/>
                <w:left w:val="none" w:sz="0" w:space="0" w:color="auto"/>
                <w:bottom w:val="none" w:sz="0" w:space="0" w:color="auto"/>
                <w:right w:val="none" w:sz="0" w:space="0" w:color="auto"/>
              </w:divBdr>
            </w:div>
            <w:div w:id="249434918">
              <w:marLeft w:val="0"/>
              <w:marRight w:val="0"/>
              <w:marTop w:val="0"/>
              <w:marBottom w:val="0"/>
              <w:divBdr>
                <w:top w:val="none" w:sz="0" w:space="0" w:color="auto"/>
                <w:left w:val="none" w:sz="0" w:space="0" w:color="auto"/>
                <w:bottom w:val="none" w:sz="0" w:space="0" w:color="auto"/>
                <w:right w:val="none" w:sz="0" w:space="0" w:color="auto"/>
              </w:divBdr>
            </w:div>
            <w:div w:id="79359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37237">
      <w:bodyDiv w:val="1"/>
      <w:marLeft w:val="0"/>
      <w:marRight w:val="0"/>
      <w:marTop w:val="0"/>
      <w:marBottom w:val="0"/>
      <w:divBdr>
        <w:top w:val="none" w:sz="0" w:space="0" w:color="auto"/>
        <w:left w:val="none" w:sz="0" w:space="0" w:color="auto"/>
        <w:bottom w:val="none" w:sz="0" w:space="0" w:color="auto"/>
        <w:right w:val="none" w:sz="0" w:space="0" w:color="auto"/>
      </w:divBdr>
    </w:div>
    <w:div w:id="1823307998">
      <w:bodyDiv w:val="1"/>
      <w:marLeft w:val="0"/>
      <w:marRight w:val="0"/>
      <w:marTop w:val="0"/>
      <w:marBottom w:val="0"/>
      <w:divBdr>
        <w:top w:val="none" w:sz="0" w:space="0" w:color="auto"/>
        <w:left w:val="none" w:sz="0" w:space="0" w:color="auto"/>
        <w:bottom w:val="none" w:sz="0" w:space="0" w:color="auto"/>
        <w:right w:val="none" w:sz="0" w:space="0" w:color="auto"/>
      </w:divBdr>
      <w:divsChild>
        <w:div w:id="1597907693">
          <w:marLeft w:val="0"/>
          <w:marRight w:val="0"/>
          <w:marTop w:val="0"/>
          <w:marBottom w:val="0"/>
          <w:divBdr>
            <w:top w:val="none" w:sz="0" w:space="0" w:color="auto"/>
            <w:left w:val="none" w:sz="0" w:space="0" w:color="auto"/>
            <w:bottom w:val="none" w:sz="0" w:space="0" w:color="auto"/>
            <w:right w:val="none" w:sz="0" w:space="0" w:color="auto"/>
          </w:divBdr>
          <w:divsChild>
            <w:div w:id="4581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4025">
      <w:bodyDiv w:val="1"/>
      <w:marLeft w:val="0"/>
      <w:marRight w:val="0"/>
      <w:marTop w:val="0"/>
      <w:marBottom w:val="0"/>
      <w:divBdr>
        <w:top w:val="none" w:sz="0" w:space="0" w:color="auto"/>
        <w:left w:val="none" w:sz="0" w:space="0" w:color="auto"/>
        <w:bottom w:val="none" w:sz="0" w:space="0" w:color="auto"/>
        <w:right w:val="none" w:sz="0" w:space="0" w:color="auto"/>
      </w:divBdr>
      <w:divsChild>
        <w:div w:id="1965038647">
          <w:marLeft w:val="0"/>
          <w:marRight w:val="0"/>
          <w:marTop w:val="0"/>
          <w:marBottom w:val="0"/>
          <w:divBdr>
            <w:top w:val="none" w:sz="0" w:space="0" w:color="auto"/>
            <w:left w:val="none" w:sz="0" w:space="0" w:color="auto"/>
            <w:bottom w:val="none" w:sz="0" w:space="0" w:color="auto"/>
            <w:right w:val="none" w:sz="0" w:space="0" w:color="auto"/>
          </w:divBdr>
          <w:divsChild>
            <w:div w:id="681735843">
              <w:marLeft w:val="0"/>
              <w:marRight w:val="0"/>
              <w:marTop w:val="0"/>
              <w:marBottom w:val="0"/>
              <w:divBdr>
                <w:top w:val="none" w:sz="0" w:space="0" w:color="auto"/>
                <w:left w:val="none" w:sz="0" w:space="0" w:color="auto"/>
                <w:bottom w:val="none" w:sz="0" w:space="0" w:color="auto"/>
                <w:right w:val="none" w:sz="0" w:space="0" w:color="auto"/>
              </w:divBdr>
            </w:div>
            <w:div w:id="2010593148">
              <w:marLeft w:val="0"/>
              <w:marRight w:val="0"/>
              <w:marTop w:val="0"/>
              <w:marBottom w:val="0"/>
              <w:divBdr>
                <w:top w:val="none" w:sz="0" w:space="0" w:color="auto"/>
                <w:left w:val="none" w:sz="0" w:space="0" w:color="auto"/>
                <w:bottom w:val="none" w:sz="0" w:space="0" w:color="auto"/>
                <w:right w:val="none" w:sz="0" w:space="0" w:color="auto"/>
              </w:divBdr>
            </w:div>
            <w:div w:id="804200464">
              <w:marLeft w:val="0"/>
              <w:marRight w:val="0"/>
              <w:marTop w:val="0"/>
              <w:marBottom w:val="0"/>
              <w:divBdr>
                <w:top w:val="none" w:sz="0" w:space="0" w:color="auto"/>
                <w:left w:val="none" w:sz="0" w:space="0" w:color="auto"/>
                <w:bottom w:val="none" w:sz="0" w:space="0" w:color="auto"/>
                <w:right w:val="none" w:sz="0" w:space="0" w:color="auto"/>
              </w:divBdr>
            </w:div>
            <w:div w:id="125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92187">
      <w:bodyDiv w:val="1"/>
      <w:marLeft w:val="0"/>
      <w:marRight w:val="0"/>
      <w:marTop w:val="0"/>
      <w:marBottom w:val="0"/>
      <w:divBdr>
        <w:top w:val="none" w:sz="0" w:space="0" w:color="auto"/>
        <w:left w:val="none" w:sz="0" w:space="0" w:color="auto"/>
        <w:bottom w:val="none" w:sz="0" w:space="0" w:color="auto"/>
        <w:right w:val="none" w:sz="0" w:space="0" w:color="auto"/>
      </w:divBdr>
      <w:divsChild>
        <w:div w:id="1840533249">
          <w:marLeft w:val="0"/>
          <w:marRight w:val="0"/>
          <w:marTop w:val="0"/>
          <w:marBottom w:val="0"/>
          <w:divBdr>
            <w:top w:val="none" w:sz="0" w:space="0" w:color="auto"/>
            <w:left w:val="none" w:sz="0" w:space="0" w:color="auto"/>
            <w:bottom w:val="none" w:sz="0" w:space="0" w:color="auto"/>
            <w:right w:val="none" w:sz="0" w:space="0" w:color="auto"/>
          </w:divBdr>
          <w:divsChild>
            <w:div w:id="1384330555">
              <w:marLeft w:val="0"/>
              <w:marRight w:val="0"/>
              <w:marTop w:val="0"/>
              <w:marBottom w:val="0"/>
              <w:divBdr>
                <w:top w:val="none" w:sz="0" w:space="0" w:color="auto"/>
                <w:left w:val="none" w:sz="0" w:space="0" w:color="auto"/>
                <w:bottom w:val="none" w:sz="0" w:space="0" w:color="auto"/>
                <w:right w:val="none" w:sz="0" w:space="0" w:color="auto"/>
              </w:divBdr>
            </w:div>
            <w:div w:id="8213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70747">
      <w:bodyDiv w:val="1"/>
      <w:marLeft w:val="0"/>
      <w:marRight w:val="0"/>
      <w:marTop w:val="0"/>
      <w:marBottom w:val="0"/>
      <w:divBdr>
        <w:top w:val="none" w:sz="0" w:space="0" w:color="auto"/>
        <w:left w:val="none" w:sz="0" w:space="0" w:color="auto"/>
        <w:bottom w:val="none" w:sz="0" w:space="0" w:color="auto"/>
        <w:right w:val="none" w:sz="0" w:space="0" w:color="auto"/>
      </w:divBdr>
    </w:div>
    <w:div w:id="1961179986">
      <w:bodyDiv w:val="1"/>
      <w:marLeft w:val="0"/>
      <w:marRight w:val="0"/>
      <w:marTop w:val="0"/>
      <w:marBottom w:val="0"/>
      <w:divBdr>
        <w:top w:val="none" w:sz="0" w:space="0" w:color="auto"/>
        <w:left w:val="none" w:sz="0" w:space="0" w:color="auto"/>
        <w:bottom w:val="none" w:sz="0" w:space="0" w:color="auto"/>
        <w:right w:val="none" w:sz="0" w:space="0" w:color="auto"/>
      </w:divBdr>
      <w:divsChild>
        <w:div w:id="73865354">
          <w:marLeft w:val="0"/>
          <w:marRight w:val="0"/>
          <w:marTop w:val="0"/>
          <w:marBottom w:val="0"/>
          <w:divBdr>
            <w:top w:val="none" w:sz="0" w:space="0" w:color="auto"/>
            <w:left w:val="none" w:sz="0" w:space="0" w:color="auto"/>
            <w:bottom w:val="none" w:sz="0" w:space="0" w:color="auto"/>
            <w:right w:val="none" w:sz="0" w:space="0" w:color="auto"/>
          </w:divBdr>
          <w:divsChild>
            <w:div w:id="1112088784">
              <w:marLeft w:val="0"/>
              <w:marRight w:val="0"/>
              <w:marTop w:val="0"/>
              <w:marBottom w:val="0"/>
              <w:divBdr>
                <w:top w:val="none" w:sz="0" w:space="0" w:color="auto"/>
                <w:left w:val="none" w:sz="0" w:space="0" w:color="auto"/>
                <w:bottom w:val="none" w:sz="0" w:space="0" w:color="auto"/>
                <w:right w:val="none" w:sz="0" w:space="0" w:color="auto"/>
              </w:divBdr>
            </w:div>
            <w:div w:id="12636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6814">
      <w:bodyDiv w:val="1"/>
      <w:marLeft w:val="0"/>
      <w:marRight w:val="0"/>
      <w:marTop w:val="0"/>
      <w:marBottom w:val="0"/>
      <w:divBdr>
        <w:top w:val="none" w:sz="0" w:space="0" w:color="auto"/>
        <w:left w:val="none" w:sz="0" w:space="0" w:color="auto"/>
        <w:bottom w:val="none" w:sz="0" w:space="0" w:color="auto"/>
        <w:right w:val="none" w:sz="0" w:space="0" w:color="auto"/>
      </w:divBdr>
    </w:div>
    <w:div w:id="1962954967">
      <w:bodyDiv w:val="1"/>
      <w:marLeft w:val="0"/>
      <w:marRight w:val="0"/>
      <w:marTop w:val="0"/>
      <w:marBottom w:val="0"/>
      <w:divBdr>
        <w:top w:val="none" w:sz="0" w:space="0" w:color="auto"/>
        <w:left w:val="none" w:sz="0" w:space="0" w:color="auto"/>
        <w:bottom w:val="none" w:sz="0" w:space="0" w:color="auto"/>
        <w:right w:val="none" w:sz="0" w:space="0" w:color="auto"/>
      </w:divBdr>
    </w:div>
    <w:div w:id="2013948263">
      <w:bodyDiv w:val="1"/>
      <w:marLeft w:val="0"/>
      <w:marRight w:val="0"/>
      <w:marTop w:val="0"/>
      <w:marBottom w:val="0"/>
      <w:divBdr>
        <w:top w:val="none" w:sz="0" w:space="0" w:color="auto"/>
        <w:left w:val="none" w:sz="0" w:space="0" w:color="auto"/>
        <w:bottom w:val="none" w:sz="0" w:space="0" w:color="auto"/>
        <w:right w:val="none" w:sz="0" w:space="0" w:color="auto"/>
      </w:divBdr>
      <w:divsChild>
        <w:div w:id="1617325761">
          <w:marLeft w:val="0"/>
          <w:marRight w:val="0"/>
          <w:marTop w:val="0"/>
          <w:marBottom w:val="0"/>
          <w:divBdr>
            <w:top w:val="none" w:sz="0" w:space="0" w:color="auto"/>
            <w:left w:val="none" w:sz="0" w:space="0" w:color="auto"/>
            <w:bottom w:val="none" w:sz="0" w:space="0" w:color="auto"/>
            <w:right w:val="none" w:sz="0" w:space="0" w:color="auto"/>
          </w:divBdr>
          <w:divsChild>
            <w:div w:id="2017460440">
              <w:marLeft w:val="0"/>
              <w:marRight w:val="0"/>
              <w:marTop w:val="0"/>
              <w:marBottom w:val="0"/>
              <w:divBdr>
                <w:top w:val="none" w:sz="0" w:space="0" w:color="auto"/>
                <w:left w:val="none" w:sz="0" w:space="0" w:color="auto"/>
                <w:bottom w:val="none" w:sz="0" w:space="0" w:color="auto"/>
                <w:right w:val="none" w:sz="0" w:space="0" w:color="auto"/>
              </w:divBdr>
            </w:div>
            <w:div w:id="14053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7785">
      <w:bodyDiv w:val="1"/>
      <w:marLeft w:val="0"/>
      <w:marRight w:val="0"/>
      <w:marTop w:val="0"/>
      <w:marBottom w:val="0"/>
      <w:divBdr>
        <w:top w:val="none" w:sz="0" w:space="0" w:color="auto"/>
        <w:left w:val="none" w:sz="0" w:space="0" w:color="auto"/>
        <w:bottom w:val="none" w:sz="0" w:space="0" w:color="auto"/>
        <w:right w:val="none" w:sz="0" w:space="0" w:color="auto"/>
      </w:divBdr>
    </w:div>
    <w:div w:id="2084140753">
      <w:bodyDiv w:val="1"/>
      <w:marLeft w:val="0"/>
      <w:marRight w:val="0"/>
      <w:marTop w:val="0"/>
      <w:marBottom w:val="0"/>
      <w:divBdr>
        <w:top w:val="none" w:sz="0" w:space="0" w:color="auto"/>
        <w:left w:val="none" w:sz="0" w:space="0" w:color="auto"/>
        <w:bottom w:val="none" w:sz="0" w:space="0" w:color="auto"/>
        <w:right w:val="none" w:sz="0" w:space="0" w:color="auto"/>
      </w:divBdr>
    </w:div>
    <w:div w:id="211997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docs.otc.t-systems.com/en-us/tms/index.html" TargetMode="External"/><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enterprise-dashboard.obs.eu-de.otc.t-systems.com/OTC%20Enterprise%20Dashboard%20API%20Reference.pdf" TargetMode="External"/><Relationship Id="rId47" Type="http://schemas.openxmlformats.org/officeDocument/2006/relationships/image" Target="media/image28.png"/><Relationship Id="rId50" Type="http://schemas.openxmlformats.org/officeDocument/2006/relationships/hyperlink" Target="https://enterprise-dashboard.otc-service.com/user/password/send-reset-email" TargetMode="External"/><Relationship Id="rId55" Type="http://schemas.openxmlformats.org/officeDocument/2006/relationships/image" Target="media/image32.png"/><Relationship Id="rId63"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Request-OpenTelekomCloud@telekom.de"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rafana.com/docs/features/panels/graph/" TargetMode="External"/><Relationship Id="rId53" Type="http://schemas.openxmlformats.org/officeDocument/2006/relationships/hyperlink" Target="https://grafana.com/docs/features/panels/graph/" TargetMode="External"/><Relationship Id="rId58"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yperlink" Target="mailto:Test@provider.com" TargetMode="Externa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rafana.com/docs/features/panels/table_panel/"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terprise-dashboard.otc-service.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hyperlink" Target="https://docs.otc.t-systems.com/en-us/glossary/index.html" TargetMode="Externa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hyperlink" Target="https://grafana.com/docs/guides/getting_started/" TargetMode="External"/><Relationship Id="rId52" Type="http://schemas.openxmlformats.org/officeDocument/2006/relationships/hyperlink" Target="mailto:test@provider.com" TargetMode="External"/><Relationship Id="rId60" Type="http://schemas.microsoft.com/office/2011/relationships/people" Target="people.xml"/><Relationship Id="rId4" Type="http://schemas.openxmlformats.org/officeDocument/2006/relationships/styles" Target="style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22683607\AppData\Local\Temp\Temp1_Scripts-Reports_DIN-A4_EN.dotx.zip\manuscripts-reports-DIN-A4_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73284D74CB94BE191514F9E9D696541"/>
        <w:category>
          <w:name w:val="General"/>
          <w:gallery w:val="placeholder"/>
        </w:category>
        <w:types>
          <w:type w:val="bbPlcHdr"/>
        </w:types>
        <w:behaviors>
          <w:behavior w:val="content"/>
        </w:behaviors>
        <w:guid w:val="{978B9A53-7563-4167-AC76-88FD9DFBF0DB}"/>
      </w:docPartPr>
      <w:docPartBody>
        <w:p w:rsidR="006D0026" w:rsidRDefault="00A97BBC">
          <w:pPr>
            <w:pStyle w:val="173284D74CB94BE191514F9E9D696541"/>
          </w:pPr>
          <w:r w:rsidRPr="00CB7C83">
            <w:rPr>
              <w:rStyle w:val="PlaceholderText"/>
            </w:rPr>
            <w:t>[Firma]</w:t>
          </w:r>
        </w:p>
      </w:docPartBody>
    </w:docPart>
    <w:docPart>
      <w:docPartPr>
        <w:name w:val="C3674CD4128E4C6F83D70EF4A9C2CA60"/>
        <w:category>
          <w:name w:val="General"/>
          <w:gallery w:val="placeholder"/>
        </w:category>
        <w:types>
          <w:type w:val="bbPlcHdr"/>
        </w:types>
        <w:behaviors>
          <w:behavior w:val="content"/>
        </w:behaviors>
        <w:guid w:val="{006D57D6-0B2A-4698-A40D-90B03CDF7F66}"/>
      </w:docPartPr>
      <w:docPartBody>
        <w:p w:rsidR="006D0026" w:rsidRDefault="00A97BBC">
          <w:pPr>
            <w:pStyle w:val="C3674CD4128E4C6F83D70EF4A9C2CA60"/>
          </w:pPr>
          <w:r w:rsidRPr="00CB7C83">
            <w:rPr>
              <w:rStyle w:val="PlaceholderText"/>
            </w:rPr>
            <w:t>[Status]</w:t>
          </w:r>
        </w:p>
      </w:docPartBody>
    </w:docPart>
    <w:docPart>
      <w:docPartPr>
        <w:name w:val="00A36C31ADB646E298D9A0CBA0E4EED6"/>
        <w:category>
          <w:name w:val="General"/>
          <w:gallery w:val="placeholder"/>
        </w:category>
        <w:types>
          <w:type w:val="bbPlcHdr"/>
        </w:types>
        <w:behaviors>
          <w:behavior w:val="content"/>
        </w:behaviors>
        <w:guid w:val="{79AFF976-6765-4333-890D-8990F861A946}"/>
      </w:docPartPr>
      <w:docPartBody>
        <w:p w:rsidR="006D0026" w:rsidRDefault="00A97BBC">
          <w:pPr>
            <w:pStyle w:val="00A36C31ADB646E298D9A0CBA0E4EED6"/>
          </w:pPr>
          <w:r w:rsidRPr="00982485">
            <w:rPr>
              <w:rStyle w:val="PlaceholderText"/>
            </w:rPr>
            <w:t>[Autor]</w:t>
          </w:r>
        </w:p>
      </w:docPartBody>
    </w:docPart>
    <w:docPart>
      <w:docPartPr>
        <w:name w:val="74A4D77E7BDA443F8D2ED74D48A1569D"/>
        <w:category>
          <w:name w:val="General"/>
          <w:gallery w:val="placeholder"/>
        </w:category>
        <w:types>
          <w:type w:val="bbPlcHdr"/>
        </w:types>
        <w:behaviors>
          <w:behavior w:val="content"/>
        </w:behaviors>
        <w:guid w:val="{C69D7CE6-AD6E-48CF-981B-A1556438BBC2}"/>
      </w:docPartPr>
      <w:docPartBody>
        <w:p w:rsidR="006D0026" w:rsidRDefault="00A97BBC">
          <w:pPr>
            <w:pStyle w:val="74A4D77E7BDA443F8D2ED74D48A1569D"/>
          </w:pPr>
          <w:r w:rsidRPr="00E4567F">
            <w:rPr>
              <w:rStyle w:val="PlaceholderText"/>
            </w:rPr>
            <w:t>[Titel]</w:t>
          </w:r>
        </w:p>
      </w:docPartBody>
    </w:docPart>
    <w:docPart>
      <w:docPartPr>
        <w:name w:val="94B57C61246B4748BE3F2BE292D1CE94"/>
        <w:category>
          <w:name w:val="General"/>
          <w:gallery w:val="placeholder"/>
        </w:category>
        <w:types>
          <w:type w:val="bbPlcHdr"/>
        </w:types>
        <w:behaviors>
          <w:behavior w:val="content"/>
        </w:behaviors>
        <w:guid w:val="{99D2D6F7-561E-4DF6-9ACB-D2B52C02F345}"/>
      </w:docPartPr>
      <w:docPartBody>
        <w:p w:rsidR="006D0026" w:rsidRDefault="00A97BBC">
          <w:pPr>
            <w:pStyle w:val="94B57C61246B4748BE3F2BE292D1CE94"/>
          </w:pPr>
          <w:r w:rsidRPr="00E4567F">
            <w:rPr>
              <w:rStyle w:val="PlaceholderText"/>
            </w:rPr>
            <w:t>[Betreff]</w:t>
          </w:r>
        </w:p>
      </w:docPartBody>
    </w:docPart>
    <w:docPart>
      <w:docPartPr>
        <w:name w:val="D557B00A09C249248D97F934BEA89C07"/>
        <w:category>
          <w:name w:val="General"/>
          <w:gallery w:val="placeholder"/>
        </w:category>
        <w:types>
          <w:type w:val="bbPlcHdr"/>
        </w:types>
        <w:behaviors>
          <w:behavior w:val="content"/>
        </w:behaviors>
        <w:guid w:val="{197BF4BB-DEAA-496B-95B8-FDDEFB23611F}"/>
      </w:docPartPr>
      <w:docPartBody>
        <w:p w:rsidR="006D0026" w:rsidRDefault="00A97BBC">
          <w:pPr>
            <w:pStyle w:val="D557B00A09C249248D97F934BEA89C07"/>
          </w:pPr>
          <w:r w:rsidRPr="00CB7C83">
            <w:rPr>
              <w:rStyle w:val="Placehold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eleGrotesk Next">
    <w:altName w:val="Calibri"/>
    <w:panose1 w:val="00000000000000000000"/>
    <w:charset w:val="00"/>
    <w:family w:val="auto"/>
    <w:pitch w:val="variable"/>
    <w:sig w:usb0="A00002AF" w:usb1="5000205B" w:usb2="00000028" w:usb3="00000000" w:csb0="00000097" w:csb1="00000000"/>
  </w:font>
  <w:font w:name="Tele-GroteskNor">
    <w:altName w:val="Calibri"/>
    <w:panose1 w:val="00000000000000000000"/>
    <w:charset w:val="EE"/>
    <w:family w:val="auto"/>
    <w:pitch w:val="variable"/>
    <w:sig w:usb0="A00002AF" w:usb1="1000204B" w:usb2="00000000" w:usb3="00000000" w:csb0="00000097" w:csb1="00000000"/>
  </w:font>
  <w:font w:name="TeleGrotesk Next Ultra">
    <w:altName w:val="Calibri"/>
    <w:panose1 w:val="00000000000000000000"/>
    <w:charset w:val="00"/>
    <w:family w:val="auto"/>
    <w:pitch w:val="variable"/>
    <w:sig w:usb0="A00002AF" w:usb1="5000205B" w:usb2="00000028" w:usb3="00000000" w:csb0="00000097"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EE"/>
    <w:family w:val="swiss"/>
    <w:pitch w:val="variable"/>
    <w:sig w:usb0="E0002EFF" w:usb1="C000785B" w:usb2="00000009" w:usb3="00000000" w:csb0="000001FF" w:csb1="00000000"/>
  </w:font>
  <w:font w:name="TeleGrotesk Headline Ultra">
    <w:panose1 w:val="00000000000000000000"/>
    <w:charset w:val="EE"/>
    <w:family w:val="auto"/>
    <w:pitch w:val="variable"/>
    <w:sig w:usb0="A000022F" w:usb1="0000204A" w:usb2="00000000" w:usb3="00000000" w:csb0="00000097"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BBC"/>
    <w:rsid w:val="0000754F"/>
    <w:rsid w:val="0000775D"/>
    <w:rsid w:val="00037968"/>
    <w:rsid w:val="000507A2"/>
    <w:rsid w:val="00067CE0"/>
    <w:rsid w:val="000B5516"/>
    <w:rsid w:val="00172650"/>
    <w:rsid w:val="00237A1A"/>
    <w:rsid w:val="00242879"/>
    <w:rsid w:val="00275C52"/>
    <w:rsid w:val="002C5947"/>
    <w:rsid w:val="002D42F3"/>
    <w:rsid w:val="002F2ABF"/>
    <w:rsid w:val="00386ED6"/>
    <w:rsid w:val="00392632"/>
    <w:rsid w:val="003B2629"/>
    <w:rsid w:val="003B7423"/>
    <w:rsid w:val="003F5053"/>
    <w:rsid w:val="0042207D"/>
    <w:rsid w:val="0042448F"/>
    <w:rsid w:val="00487210"/>
    <w:rsid w:val="00493D59"/>
    <w:rsid w:val="004B6A25"/>
    <w:rsid w:val="004D2391"/>
    <w:rsid w:val="004D31D1"/>
    <w:rsid w:val="0050693B"/>
    <w:rsid w:val="00506B39"/>
    <w:rsid w:val="0052289C"/>
    <w:rsid w:val="00527B6B"/>
    <w:rsid w:val="00530749"/>
    <w:rsid w:val="00536FE9"/>
    <w:rsid w:val="005628F6"/>
    <w:rsid w:val="005A0DAA"/>
    <w:rsid w:val="005E49BA"/>
    <w:rsid w:val="006115DD"/>
    <w:rsid w:val="00615095"/>
    <w:rsid w:val="00615668"/>
    <w:rsid w:val="006239DF"/>
    <w:rsid w:val="00641AE4"/>
    <w:rsid w:val="006513DD"/>
    <w:rsid w:val="006571DC"/>
    <w:rsid w:val="006616D0"/>
    <w:rsid w:val="006A5066"/>
    <w:rsid w:val="006B6FCE"/>
    <w:rsid w:val="006D0026"/>
    <w:rsid w:val="006E0736"/>
    <w:rsid w:val="006F563F"/>
    <w:rsid w:val="00711D89"/>
    <w:rsid w:val="00712967"/>
    <w:rsid w:val="00715A58"/>
    <w:rsid w:val="007518B0"/>
    <w:rsid w:val="0079534C"/>
    <w:rsid w:val="007B07E5"/>
    <w:rsid w:val="007B1E46"/>
    <w:rsid w:val="007C3FD2"/>
    <w:rsid w:val="00843AD1"/>
    <w:rsid w:val="00877D0A"/>
    <w:rsid w:val="008B0B4C"/>
    <w:rsid w:val="008C6124"/>
    <w:rsid w:val="008D629F"/>
    <w:rsid w:val="008F0D1F"/>
    <w:rsid w:val="0090697D"/>
    <w:rsid w:val="00922919"/>
    <w:rsid w:val="00930A73"/>
    <w:rsid w:val="00945AAF"/>
    <w:rsid w:val="00962AFA"/>
    <w:rsid w:val="0096729D"/>
    <w:rsid w:val="009A505F"/>
    <w:rsid w:val="009B1D9E"/>
    <w:rsid w:val="009B5763"/>
    <w:rsid w:val="009C5655"/>
    <w:rsid w:val="009E67D3"/>
    <w:rsid w:val="009F3395"/>
    <w:rsid w:val="00A73CD8"/>
    <w:rsid w:val="00A930C5"/>
    <w:rsid w:val="00A97BBC"/>
    <w:rsid w:val="00AA439B"/>
    <w:rsid w:val="00AC0C2E"/>
    <w:rsid w:val="00AC1374"/>
    <w:rsid w:val="00AE7521"/>
    <w:rsid w:val="00B074AD"/>
    <w:rsid w:val="00B24C87"/>
    <w:rsid w:val="00B27A50"/>
    <w:rsid w:val="00B66CEA"/>
    <w:rsid w:val="00B846C2"/>
    <w:rsid w:val="00B91975"/>
    <w:rsid w:val="00BA221E"/>
    <w:rsid w:val="00BB3C5B"/>
    <w:rsid w:val="00BD416A"/>
    <w:rsid w:val="00BE0B27"/>
    <w:rsid w:val="00BF0F54"/>
    <w:rsid w:val="00C46E86"/>
    <w:rsid w:val="00C529DA"/>
    <w:rsid w:val="00C947CC"/>
    <w:rsid w:val="00CC0C06"/>
    <w:rsid w:val="00CD493E"/>
    <w:rsid w:val="00D055DE"/>
    <w:rsid w:val="00D13D38"/>
    <w:rsid w:val="00D13EA6"/>
    <w:rsid w:val="00D21B30"/>
    <w:rsid w:val="00D57E5F"/>
    <w:rsid w:val="00D853A9"/>
    <w:rsid w:val="00DA1D25"/>
    <w:rsid w:val="00DA529D"/>
    <w:rsid w:val="00DD5201"/>
    <w:rsid w:val="00E06C3F"/>
    <w:rsid w:val="00E31476"/>
    <w:rsid w:val="00E82483"/>
    <w:rsid w:val="00E92063"/>
    <w:rsid w:val="00E950C4"/>
    <w:rsid w:val="00E96CBF"/>
    <w:rsid w:val="00EA3828"/>
    <w:rsid w:val="00EB0233"/>
    <w:rsid w:val="00EC4AF9"/>
    <w:rsid w:val="00ED5B8D"/>
    <w:rsid w:val="00EE6A41"/>
    <w:rsid w:val="00F33610"/>
    <w:rsid w:val="00FC314F"/>
    <w:rsid w:val="00FD63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B8D"/>
    <w:rPr>
      <w:color w:val="808080"/>
    </w:rPr>
  </w:style>
  <w:style w:type="paragraph" w:customStyle="1" w:styleId="173284D74CB94BE191514F9E9D696541">
    <w:name w:val="173284D74CB94BE191514F9E9D696541"/>
  </w:style>
  <w:style w:type="paragraph" w:customStyle="1" w:styleId="C3674CD4128E4C6F83D70EF4A9C2CA60">
    <w:name w:val="C3674CD4128E4C6F83D70EF4A9C2CA60"/>
  </w:style>
  <w:style w:type="paragraph" w:customStyle="1" w:styleId="00A36C31ADB646E298D9A0CBA0E4EED6">
    <w:name w:val="00A36C31ADB646E298D9A0CBA0E4EED6"/>
  </w:style>
  <w:style w:type="paragraph" w:customStyle="1" w:styleId="74A4D77E7BDA443F8D2ED74D48A1569D">
    <w:name w:val="74A4D77E7BDA443F8D2ED74D48A1569D"/>
  </w:style>
  <w:style w:type="paragraph" w:customStyle="1" w:styleId="94B57C61246B4748BE3F2BE292D1CE94">
    <w:name w:val="94B57C61246B4748BE3F2BE292D1CE94"/>
  </w:style>
  <w:style w:type="paragraph" w:customStyle="1" w:styleId="D557B00A09C249248D97F934BEA89C07">
    <w:name w:val="D557B00A09C249248D97F934BEA89C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Word Telekom Farben">
      <a:dk1>
        <a:sysClr val="windowText" lastClr="000000"/>
      </a:dk1>
      <a:lt1>
        <a:srgbClr val="FFFFFF"/>
      </a:lt1>
      <a:dk2>
        <a:srgbClr val="E20074"/>
      </a:dk2>
      <a:lt2>
        <a:srgbClr val="A4A4A4"/>
      </a:lt2>
      <a:accent1>
        <a:srgbClr val="1063AD"/>
      </a:accent1>
      <a:accent2>
        <a:srgbClr val="53BAF2"/>
      </a:accent2>
      <a:accent3>
        <a:srgbClr val="1BADA2"/>
      </a:accent3>
      <a:accent4>
        <a:srgbClr val="BFCB44"/>
      </a:accent4>
      <a:accent5>
        <a:srgbClr val="FFD329"/>
      </a:accent5>
      <a:accent6>
        <a:srgbClr val="FF9A1E"/>
      </a:accent6>
      <a:hlink>
        <a:srgbClr val="E20074"/>
      </a:hlink>
      <a:folHlink>
        <a:srgbClr val="6C6C6C"/>
      </a:folHlink>
    </a:clrScheme>
    <a:fontScheme name="Benutzerdefiniert 5">
      <a:majorFont>
        <a:latin typeface="TeleGrotesk Next Ultra"/>
        <a:ea typeface=""/>
        <a:cs typeface=""/>
      </a:majorFont>
      <a:minorFont>
        <a:latin typeface="TeleGrotesk Nex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rgbClr val="E10074">
            <a:alpha val="70000"/>
          </a:srgbClr>
        </a:solidFill>
        <a:ln>
          <a:noFill/>
        </a:ln>
        <a:extLst>
          <a:ext uri="{91240B29-F687-4f45-9708-019B960494DF}"/>
        </a:extLst>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8A8413-196C-4C01-B0C7-41D9DBAE6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manuscripts-reports-DIN-A4_EN</Template>
  <TotalTime>0</TotalTime>
  <Pages>37</Pages>
  <Words>6882</Words>
  <Characters>39228</Characters>
  <Application>Microsoft Office Word</Application>
  <DocSecurity>0</DocSecurity>
  <Lines>326</Lines>
  <Paragraphs>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Enterprise Dashboard</vt:lpstr>
      <vt:lpstr>Enterprise Dashboard</vt:lpstr>
    </vt:vector>
  </TitlesOfParts>
  <Company>T-Systems International GmbH</Company>
  <LinksUpToDate>false</LinksUpToDate>
  <CharactersWithSpaces>46018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Dashboard</dc:title>
  <dc:subject>usermanual</dc:subject>
  <dc:creator>Dashboard Squad</dc:creator>
  <cp:lastModifiedBy>Singh, Pranav</cp:lastModifiedBy>
  <cp:revision>13</cp:revision>
  <cp:lastPrinted>2022-11-17T14:22:00Z</cp:lastPrinted>
  <dcterms:created xsi:type="dcterms:W3CDTF">2022-11-02T15:57:00Z</dcterms:created>
  <dcterms:modified xsi:type="dcterms:W3CDTF">2023-01-16T08:13:00Z</dcterms:modified>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Entwurf</vt:lpwstr>
  </property>
  <property fmtid="{D5CDD505-2E9C-101B-9397-08002B2CF9AE}" pid="3" name="Versionsnummer">
    <vt:lpwstr>01</vt:lpwstr>
  </property>
  <property fmtid="{D5CDD505-2E9C-101B-9397-08002B2CF9AE}" pid="4" name="Legaleinheit">
    <vt:lpwstr>Legaleinheit</vt:lpwstr>
  </property>
  <property fmtid="{D5CDD505-2E9C-101B-9397-08002B2CF9AE}" pid="5" name="Gerichtsstand">
    <vt:lpwstr>Gerichtsstand</vt:lpwstr>
  </property>
  <property fmtid="{D5CDD505-2E9C-101B-9397-08002B2CF9AE}" pid="6" name="Geheimhaltungsvermerk">
    <vt:lpwstr>Geheimhaltungsvermerk</vt:lpwstr>
  </property>
  <property fmtid="{D5CDD505-2E9C-101B-9397-08002B2CF9AE}" pid="7" name="Veröffentlichungsdatum">
    <vt:lpwstr>01.05.2018</vt:lpwstr>
  </property>
</Properties>
</file>